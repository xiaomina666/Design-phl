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48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48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  <w:r>
        <w:rPr>
          <w:rFonts w:ascii="宋体" w:hAnsi="宋体"/>
          <w:spacing w:val="-30"/>
          <w:sz w:val="30"/>
          <w:u w:val="single"/>
        </w:rPr>
        <w:t xml:space="preserve"> 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pacing w:val="-8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17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  <w:gridCol w:w="8634"/>
      </w:tblGrid>
      <w:tr w14:paraId="1133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ins w:id="0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ins w:id="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ins w:id="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ins w:id="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[5,14]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ins w:id="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ins w:id="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[9]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ins w:id="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ins w:id="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[6-7]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ins w:id="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ins w:id="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[10]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ins w:id="10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ins w:id="1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ins w:id="1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ins w:id="13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 xml:space="preserve"> 在清罐原油处理方面，王文涛等（2024）开展了高含铁清罐原油脱铁净化技术的工业实践，为清罐原油资源化处理提供了工程参考。</w:t>
              </w:r>
            </w:ins>
            <w:ins w:id="14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ins w:id="1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[8]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ins w:id="1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[15-17]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ins w:id="1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ins w:id="1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ins w:id="1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1425C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ins w:id="20" w:author="WPS_1745382907" w:date="2026-07-16T01:02:11Z"/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[10]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[10]</w:delText>
              </w:r>
            </w:del>
            <w:ins w:id="2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[11]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[11]</w:delText>
              </w:r>
            </w:del>
            <w:ins w:id="2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[12]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7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</w:t>
              </w:r>
              <w:bookmarkStart w:id="0" w:name="_GoBack"/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13</w:t>
              </w:r>
              <w:bookmarkEnd w:id="0"/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[13]</w:delText>
              </w:r>
            </w:del>
            <w:ins w:id="3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[14]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[14]</w:delText>
              </w:r>
            </w:del>
            <w:ins w:id="3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[15]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3" w:author="WPS_1745382907" w:date="2026-07-16T09:35:01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[15]</w:delText>
              </w:r>
            </w:del>
            <w:ins w:id="3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[16]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[16]</w:delText>
              </w:r>
            </w:del>
            <w:ins w:id="3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[17]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del w:id="37" w:author="WPS_1745382907" w:date="2026-07-16T08:46:13Z"/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2AA4C908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3"/>
              <w:rPr>
                <w:del w:id="38" w:author="WPS_1745382907" w:date="2026-07-16T08:46:09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3"/>
              <w:rPr>
                <w:del w:id="39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3"/>
              <w:rPr>
                <w:del w:id="40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3"/>
              <w:rPr>
                <w:del w:id="41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3"/>
              <w:rPr>
                <w:del w:id="42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3"/>
              <w:rPr>
                <w:del w:id="43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3"/>
              <w:rPr>
                <w:del w:id="44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3"/>
              <w:rPr>
                <w:del w:id="45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3"/>
              <w:rPr>
                <w:del w:id="46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3"/>
              <w:rPr>
                <w:del w:id="47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3"/>
              <w:rPr>
                <w:del w:id="48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3"/>
              <w:rPr>
                <w:del w:id="49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3"/>
              <w:rPr>
                <w:del w:id="50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3"/>
              <w:rPr>
                <w:del w:id="51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3"/>
              <w:rPr>
                <w:del w:id="52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3"/>
              <w:rPr>
                <w:del w:id="53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3"/>
              <w:rPr>
                <w:del w:id="54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3"/>
              <w:rPr>
                <w:del w:id="55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3"/>
              <w:rPr>
                <w:del w:id="56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3"/>
              <w:rPr>
                <w:del w:id="57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3"/>
              <w:ind w:left="0" w:leftChars="0" w:firstLine="0" w:firstLineChars="0"/>
              <w:rPr>
                <w:del w:id="59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8" w:author="WPS_1745382907" w:date="2026-07-16T09:47:56Z">
                <w:pPr>
                  <w:pStyle w:val="23"/>
                </w:pPr>
              </w:pPrChange>
            </w:pPr>
          </w:p>
          <w:p w14:paraId="1FE5D719">
            <w:pPr>
              <w:pStyle w:val="23"/>
              <w:ind w:left="0" w:leftChars="0" w:firstLine="0" w:firstLineChars="0"/>
              <w:rPr>
                <w:del w:id="61" w:author="WPS_1745382907" w:date="2026-07-16T08:46:00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0" w:author="WPS_1745382907" w:date="2026-07-16T09:47:53Z">
                <w:pPr>
                  <w:pStyle w:val="23"/>
                </w:pPr>
              </w:pPrChange>
            </w:pPr>
          </w:p>
          <w:p w14:paraId="0D67CF1A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  <w:vAlign w:val="top"/>
          </w:tcPr>
          <w:p w14:paraId="4F72A177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F5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</w:tcPr>
          <w:p w14:paraId="13379F43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02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  <w:tc>
          <w:tcPr>
            <w:tcW w:w="8634" w:type="dxa"/>
            <w:shd w:val="clear" w:color="auto" w:fill="auto"/>
          </w:tcPr>
          <w:p w14:paraId="46E67CE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14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  <w:tc>
          <w:tcPr>
            <w:tcW w:w="8634" w:type="dxa"/>
            <w:shd w:val="clear" w:color="auto" w:fill="auto"/>
          </w:tcPr>
          <w:p w14:paraId="59E08D3B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23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  <w:tc>
          <w:tcPr>
            <w:tcW w:w="8634" w:type="dxa"/>
            <w:shd w:val="clear" w:color="auto" w:fill="auto"/>
          </w:tcPr>
          <w:p w14:paraId="62DB838E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2FF7AFF-05BA-4702-9D31-F0ED7731B4D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E14F209E-6029-4CE4-92D2-157C2EE2490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649F7C55-DED2-47B7-902F-92C577DB15D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dex">
    <w15:presenceInfo w15:providerId="None" w15:userId="Codex"/>
  </w15:person>
  <w15:person w15:author="WPS_1745382907">
    <w15:presenceInfo w15:providerId="WPS Office" w15:userId="8234695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trackRevisions w:val="1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CD96F4A"/>
    <w:rsid w:val="0D985C36"/>
    <w:rsid w:val="0F4731AF"/>
    <w:rsid w:val="103941EB"/>
    <w:rsid w:val="10944070"/>
    <w:rsid w:val="11F56363"/>
    <w:rsid w:val="150177FB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025663B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2BD7B7F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99C5C75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6705</Words>
  <Characters>7636</Characters>
  <Lines>0</Lines>
  <Paragraphs>0</Paragraphs>
  <TotalTime>42</TotalTime>
  <ScaleCrop>false</ScaleCrop>
  <LinksUpToDate>false</LinksUpToDate>
  <CharactersWithSpaces>8198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2026-07-16T01:53:01Z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