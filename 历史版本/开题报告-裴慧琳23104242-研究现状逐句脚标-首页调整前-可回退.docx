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56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ins w:id="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ins w:id="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ins w:id="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ins w:id="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ins w:id="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ins w:id="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[9]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ins w:id="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ins w:id="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ins w:id="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ins w:id="10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[10]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 环保与自动化工艺研究方面，响应国家“双碳”与挥发性有机物管控政策，国内重点推广吸收、冷凝、吸附及耦合式油气回收成套设备。</w:t>
            </w:r>
            <w:ins w:id="1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ins w:id="1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ins w:id="1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[8]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ins w:id="1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[15-17]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ins w:id="1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ins w:id="1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ins w:id="1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  <w:del w:id="1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1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[10]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2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[10]</w:delText>
              </w:r>
            </w:del>
            <w:ins w:id="2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[11]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2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[11]</w:delText>
              </w:r>
            </w:del>
            <w:ins w:id="2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[12]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2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[13]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2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[13]</w:delText>
              </w:r>
            </w:del>
            <w:ins w:id="27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[14]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2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[14]</w:delText>
              </w:r>
            </w:del>
            <w:ins w:id="2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[15]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3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[15]</w:delText>
              </w:r>
            </w:del>
            <w:ins w:id="3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[16]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/>
            </w:r>
            <w:del w:id="3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[16]</w:delText>
              </w:r>
            </w:del>
            <w:ins w:id="3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[17]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2AA4C908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FE5D71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D67CF1A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4A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A9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</w:tr>
      <w:tr w14:paraId="07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</w:tr>
      <w:tr w14:paraId="31C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2ECB2A9-1BDE-45D3-BC9B-6E5BD81A1B1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FE8F340C-BBA4-4B5C-AF03-B93F91A0113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33A48048-5BFF-425D-8320-C245CC3C25DD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trackRevisions/>
  <w:zoom w:percent="110"/>
  <w:embedTrueTypeFonts/>
  <w:saveSubsetFonts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D985C36"/>
    <w:rsid w:val="0F4731AF"/>
    <w:rsid w:val="103941EB"/>
    <w:rsid w:val="10944070"/>
    <w:rsid w:val="11F56363"/>
    <w:rsid w:val="150177FB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6639</Words>
  <Characters>7505</Characters>
  <Lines>0</Lines>
  <Paragraphs>0</Paragraphs>
  <TotalTime>22</TotalTime>
  <ScaleCrop>false</ScaleCrop>
  <LinksUpToDate>false</LinksUpToDate>
  <CharactersWithSpaces>8065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2026-07-15T13:52:47Z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