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774B1">
      <w:pPr>
        <w:spacing w:line="360" w:lineRule="auto"/>
        <w:jc w:val="center"/>
        <w:rPr>
          <w:rFonts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泉州职业技术大学</w:t>
      </w:r>
    </w:p>
    <w:p w14:paraId="62D58A51">
      <w:pPr>
        <w:spacing w:line="360" w:lineRule="auto"/>
        <w:jc w:val="center"/>
        <w:rPr>
          <w:rFonts w:ascii="黑体" w:hAnsi="Times New Roman" w:eastAsia="黑体"/>
          <w:b w:val="0"/>
          <w:bCs w:val="0"/>
          <w:color w:val="000000" w:themeColor="text1"/>
          <w:sz w:val="40"/>
          <w:szCs w:val="4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本科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eastAsia="zh-CN"/>
          <w14:textFill>
            <w14:solidFill>
              <w14:schemeClr w14:val="tx1"/>
            </w14:solidFill>
          </w14:textFill>
        </w:rPr>
        <w:t>毕业设计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开题报告书</w:t>
      </w:r>
    </w:p>
    <w:p w14:paraId="2343C9E2">
      <w:pPr>
        <w:spacing w:line="360" w:lineRule="auto"/>
        <w:ind w:firstLine="627" w:firstLineChars="196"/>
        <w:jc w:val="center"/>
        <w:rPr>
          <w:rFonts w:ascii="黑体" w:hAnsi="Times New Roman" w:eastAsia="黑体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</w:p>
    <w:p w14:paraId="31CA84AD">
      <w:pPr>
        <w:ind w:firstLine="241" w:firstLineChars="100"/>
        <w:rPr>
          <w:rFonts w:ascii="黑体" w:hAnsi="黑体" w:eastAsia="黑体"/>
          <w:b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</w:p>
    <w:p w14:paraId="123B9691">
      <w:pPr>
        <w:ind w:firstLine="357" w:firstLineChars="149"/>
        <w:rPr>
          <w:rFonts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</w:p>
    <w:p w14:paraId="7BA83BB4">
      <w:pPr>
        <w:pStyle w:val="23"/>
      </w:pPr>
    </w:p>
    <w:p w14:paraId="7EF1C658">
      <w:pPr>
        <w:spacing w:line="480" w:lineRule="auto"/>
        <w:ind w:firstLine="1944" w:firstLineChars="648"/>
        <w:rPr>
          <w:rFonts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题    目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广州黄埔油库工艺设计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 w14:paraId="1E7B35F5">
      <w:pPr>
        <w:spacing w:line="480" w:lineRule="auto"/>
        <w:ind w:firstLine="447" w:firstLineChars="149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          学    院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能源学院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</w:t>
      </w:r>
    </w:p>
    <w:p w14:paraId="034145F3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年级专业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23级油气储运工程2班</w:t>
      </w:r>
      <w:r>
        <w:rPr>
          <w:rFonts w:ascii="宋体" w:hAnsi="宋体"/>
          <w:spacing w:val="-30"/>
          <w:sz w:val="30"/>
          <w:u w:val="single"/>
        </w:rPr>
        <w:t xml:space="preserve"> </w:t>
      </w:r>
    </w:p>
    <w:p w14:paraId="2453C7D0">
      <w:pPr>
        <w:spacing w:line="480" w:lineRule="auto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             姓    名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裴慧琳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</w:t>
      </w:r>
    </w:p>
    <w:p w14:paraId="4352ABAB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学    号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23104242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</w:t>
      </w:r>
    </w:p>
    <w:p w14:paraId="6EA67801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指导教师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叶章评  李琦钰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 w14:paraId="3FCCC77D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职    称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高级工程师 助教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</w:t>
      </w:r>
    </w:p>
    <w:p w14:paraId="1AE1EB37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开题时间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2026年7月13日</w:t>
      </w:r>
      <w:r>
        <w:rPr>
          <w:rFonts w:hint="eastAsia" w:ascii="宋体" w:hAnsi="宋体"/>
          <w:color w:val="000000" w:themeColor="text1"/>
          <w:spacing w:val="-8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</w:t>
      </w:r>
    </w:p>
    <w:p w14:paraId="2996757F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0BFB9477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2599E6BD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7F2DB5B5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21E9B051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3D7E3ECB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11379F9A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tbl>
      <w:tblPr>
        <w:tblStyle w:val="16"/>
        <w:tblW w:w="8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4"/>
      </w:tblGrid>
      <w:tr w14:paraId="556A4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3" w:hRule="atLeast"/>
        </w:trPr>
        <w:tc>
          <w:tcPr>
            <w:tcW w:w="8634" w:type="dxa"/>
            <w:shd w:val="clear" w:color="auto" w:fill="auto"/>
            <w:vAlign w:val="top"/>
          </w:tcPr>
          <w:p w14:paraId="68C79F32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本选题研究的目的及意义</w:t>
            </w:r>
          </w:p>
          <w:p w14:paraId="114C7D4A">
            <w:pPr>
              <w:pStyle w:val="23"/>
              <w:ind w:left="0" w:leftChars="0" w:firstLine="0" w:firstLineChars="0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一、研究目的</w:t>
            </w:r>
          </w:p>
          <w:p w14:paraId="4103CED3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满足区域能源供需需求：对广州黄浦油库工艺设计进行研究，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通过系统化的工艺方案设计，规划油品接收、存储、中转、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发出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整套作业流程，合理选配输送泵、管线、计量设备，协调库区各功能区块的油料调配工作。以此平衡上游供油与区域内交通、厂区、基建等多方不均匀的用油需求，提升油品周转效率；依靠合理的仓储工艺布局实现油料常态化储备，在极端天气、运输中断等特殊情况下保障应急供油，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保障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区域能源供应的稳定性。</w:t>
            </w:r>
          </w:p>
          <w:p w14:paraId="7FFA5AAA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全方位把控油库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运行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安全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：结合挂广州黄埔此区域的气候数据，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依托规范完善的工艺设计，合理布设防火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堤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、防静电接地、油气回收、防渗排水、紧急切断管路等安全工艺设施。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并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优化管线排布、罐区工艺联锁控制方案，规避油品泄漏、静电起火、爆炸以及水土环境污染等安全事故。依靠成熟可靠的工艺流程规范装卸、储存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等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各项操作，降低人为操作失误带来的安全风险，保障油库长期安全、平稳运行。</w:t>
            </w:r>
          </w:p>
          <w:p w14:paraId="239DB49C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实现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油库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绿色可持续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运行：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工艺方案中增设油气回收、含油污水归集处理、泄漏在线监测等配套工艺设施，对库区作业产生的挥发油气、污水、渗漏油品进行统一收集治理。有效避免油品污染大气、土壤与周边水体，使油库各项排放指标满足环保相关条例要求，降低库区运营带来的生态负面影响，达成安全生产与生态保护协同发展。</w:t>
            </w:r>
          </w:p>
          <w:p w14:paraId="52687376">
            <w:pPr>
              <w:pStyle w:val="23"/>
              <w:ind w:left="0" w:leftChars="0" w:firstLine="0" w:firstLineChars="0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二、研究意义</w:t>
            </w:r>
          </w:p>
          <w:p w14:paraId="54A87AC3">
            <w:pPr>
              <w:pStyle w:val="23"/>
              <w:ind w:left="0" w:leftChars="0" w:firstLine="0" w:firstLineChars="0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（一）理论意义</w:t>
            </w:r>
          </w:p>
          <w:p w14:paraId="3661F6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.完善多学科交叉的储运工程理论体系：油库设计涵盖石油储运工艺、流体力学、安全工程、环境工程、智能自动控制等多个学科领域。当前石油储运行业正向绿色化、智能化、安全化转型，传统设计理论、工艺优化体系及安全管控模型存在一定局限性。开展系统化油库设计研究，可针对性完善油品储存、装卸输送、损耗控制、安全风控、节能降耗等核心模块的理论内容，打破学科应用壁垒，推动多学科交叉融合在油库工程领域的落地，进一步丰富和细化石油储运工程理论体系。</w:t>
            </w:r>
          </w:p>
          <w:p w14:paraId="0D86B1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.规范油库设计的理论标准与体系框架：本研究严格对标国家现行油库设计、安全管理、生态环保相关标准规范，摒弃传统经验化设计的片面性与随意性。通过对油库总平面布局、储罐型式选型、工艺流程设计、配套系统配置及安全环保设施布设等核心内容的系统性、规范化研究，进一步明确油库全流程设计的科学逻辑与技术准则，有效提升油库设计方案的科学性、合理性与规范性，完善油库工程标准化设计的理论框架。</w:t>
            </w:r>
          </w:p>
          <w:p w14:paraId="14D5643D">
            <w:pPr>
              <w:pStyle w:val="23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（二）现实意义</w:t>
            </w:r>
          </w:p>
          <w:p w14:paraId="01C3E8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.优化运营模式，提升油库经济效益：通过科学优化油库总体布局、储运工艺流程与设备配套配置，可有效理顺油品储存、装卸、输转全流程作业逻辑，大幅提升油库整体作业效率。同时能够精准控制油品蒸发损耗、设备运行能耗及日常运维成本，减少资源浪费，优化油库运营模式，显著提升油库运行稳定性与综合经济效益，适配市场化成品油储运的高效运营需求。</w:t>
            </w:r>
          </w:p>
          <w:p w14:paraId="5BA088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.筑牢安全防线，践行绿色低碳发展理念：油库属于高危储运场所，火灾、爆炸、油品泄漏及油气污染是核心风险隐患。本次设计通过科学配置消防防护、防雷防静电、实时泄漏监测、油气回收、污水处置等安全环保设施，构建全方位、立体化的安全防控与环保治理体系，可有效规避重大安全事故、降低油气污染物排放，大幅提升油库本质安全水平，契合我国“双碳”目标以及绿色石化、绿色储运的行业发展要求。</w:t>
            </w:r>
          </w:p>
          <w:p w14:paraId="7EF67D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3.助力行业升级，保障国家能源储运安全：在国家大力推进能源安全战略、现代物流基础设施升级、石化行业高质量发展的背景下，老旧油库改造、智能化新库建设需求持续激增。本研究的设计方案可有效优化石油储运基础设施建设标准，推动传统油库向智能化、集约化、绿色化、安全化升级，完善国内油气储运网络布局，对提升石油储运行业整体建设水平、保障区域油品稳定应急保供、筑牢国家能源储运安全屏障具有重要的现实推动作用。</w:t>
            </w:r>
          </w:p>
          <w:p w14:paraId="6F78372B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本选题国内外研究状况综述</w:t>
            </w:r>
          </w:p>
          <w:p w14:paraId="130CC5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国内研究现状</w:t>
            </w:r>
          </w:p>
          <w:p w14:paraId="1E8F9F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近年来，伴随国内能源储备体系持续完善、成品油储运管网规模化建设，油库工艺设计逐步摆脱传统经验化设计模式，朝着标准化、绿色低碳、数字化智能管控方向转型。国内工程学者、设计院围绕管道协同布局、装卸工艺、设备选型、罐区管道、安全布局、环保减排、自动化运维七大核心方向开展大量工程实践与理论研究，形成适配我国管网布局、软土地基、多雨气候、现行规范体系的成套设计思路。 在管网协同与库区总体规划层面，张付卿（2005）提出，现代化成品油库建设必须与全国成品油干线管道统筹配套、一体化规划，油库总平面、储运系统、自控、供配电、消防给排水均需贴合管道下载输送需求。</w:t>
            </w:r>
            <w:ins w:id="0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[14]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管道配套油库需结合管道额定下载流量核算储罐总容量，改造或增设电动进罐阀门，同步扩容公路发油设施，实现管道连续卸油与公路快速外发联动；库区供电、消防系统与管道站场统一设计，减少重复建设、节约占地与投资。</w:t>
            </w:r>
            <w:ins w:id="1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[14]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当前国内新建分销型油库普遍遵循该思路，依托长输管道替代传统铁路、水运进厂模式，实现全天候稳定输油，降低中转损耗与运输成本。</w:t>
            </w:r>
            <w:ins w:id="2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[14]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在工艺流程与装卸工艺层面，国内油库通用“管道进厂—储罐储存—自动化装车外发”密闭工艺主线，分上装、下装两种发油模式，行业已明确下装发油是主流升级方向。</w:t>
            </w:r>
            <w:ins w:id="3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[14]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张付卿（2005）对比两类装车工艺指出，传统上装发油流量仅50～100m³/h，敞开式作业挥发大量油气；而下装发油流量可达120～140m³/h，全程密闭无罐口敞开，可直接对接油气回收快速接头，大幅减少挥发性有机物排放，同时支持多舱罐车多鹤管同步作业，缩短车辆排队时长，消除人员登高操作的安全隐患。</w:t>
            </w:r>
            <w:ins w:id="4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[14]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现阶段国内发达地区油库多采用上下装结合方案，同步配套自动化添加剂加注系统，满足多品类油品调兑需求。针对华南软土、多雨地域工况，陈敏平（2011）补充了配管专项设计要点：储罐与汇管地基易产生不均匀沉降，罐根阀门后必须设置金属波纹软管补偿位移，阀门支架与储罐基础整体浇筑，避免管线焊缝撕裂泄漏；高黏燃料油输送管线配套分段蒸汽伴热，管沟采用细砂回填密封，防止积水散失热量、升高油品黏度造成输送不畅。</w:t>
            </w:r>
            <w:ins w:id="5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[9]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在储罐与机泵设备选型方面，国内依托国家战略石油储备工程，10万m³、15万m³大型浮顶、内浮顶储罐国产化设计技术完全成熟。</w:t>
            </w:r>
            <w:ins w:id="6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[3]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行业严格遵循GB 50074、GB 50341开展选型：汽油等高挥发性油品选用内浮顶罐抑制挥发损耗，柴油、燃料油采用固定顶罐，万立方米级拱顶罐优先采用双向子午线网壳顶，实现长期免防腐维护；机泵按输送介质区分，轻质成品油选用低泄漏离心泵，高黏燃料油配套自吸式螺杆泵，设计阶段必须精确核算装置汽蚀余量，严格遵循介质安全系数，杜绝泵空转、流量不足故障。</w:t>
            </w:r>
            <w:ins w:id="7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[6]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有限元数值模拟已普遍用于储罐风、雨、地震荷载与底板应力校核，提升罐体结构安全冗余。</w:t>
            </w:r>
            <w:ins w:id="8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[3]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在罐区安全布置与标准研究领域，陆育等（2024）系统对比国内GB 50074、GB 50160与国外NFPA、API系列规范，梳理油品危险分类、储罐防火间距、隔堤、防火堤容积核心差异：国内仅以闭杯闪点划分危险等级，储罐间距按罐径倍数取值，隔堤、堤体高度与有效容积均设置强制条款；国内工程大量采用PHAST仿真软件模拟储罐火灾热辐射，验证现行防火间距的合理性，为大型罐区布局提供量化支撑。</w:t>
            </w:r>
            <w:ins w:id="9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[10]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HAZOP、故障树、定量风险评价等手段广泛用于风险辨识，配套可燃气体探测、紧急切断联锁、自动泡沫消防构建全流程安全防线。 环保与自动化工艺研究方面，响应国家“双碳”与挥发性有机物管控政策，国内重点推广吸收、冷凝、吸附及耦合式油气回收成套设备。</w:t>
            </w:r>
            <w:ins w:id="10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[2]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张付卿（2005）分析行业应用现状：汽油内浮顶罐、管道进厂已大幅削减储存与进油损耗，但传统上装发油环节油气逸散问题突出；年发油量50万吨以上大中型油库配套油气回收装置，两年内即可收回设备投资，同时消除有毒油气对作业人员的伤害。</w:t>
            </w:r>
            <w:ins w:id="11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[14]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自动化系统作为油库核心配套，完整覆盖罐群计量、公路定量装车、安全监控三大模块：罐区采用伺服、磁致伸缩液位计，自动采集液位、温度、密度数据并超限报警；装车系统采用PLC集散控制，集成静电接地、溢油联锁、多段缓关阀防水击、温度补偿、IC卡刷卡发油功能；库区部署可燃气体探测、电子巡更、视频监控联动火灾报警系统，实现少人值守、数字化调度。</w:t>
            </w:r>
            <w:ins w:id="12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[8]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行业现存短板同样受到学界关注：当前国内中小型自备油库工艺老旧、下装发油、油气回收、智能计量改造滞后；全过程定量风险评估、数字孪生仿真尚未大范围落地；不同国标间防火堤、隔堤条款存在细微冲突；专业设计人才供给不足，精细化节能、超低排放工艺普及度有限，制约油库现代化升级速度。</w:t>
            </w:r>
          </w:p>
          <w:p w14:paraId="3C66CC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二、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国外研究现状 </w:t>
            </w:r>
          </w:p>
          <w:p w14:paraId="0C1005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欧美、日本等发达国家石油储运产业起步更早，经过数十年工程迭代，形成以API、NFPA、ISO、EI、OISD为核心的完整油库设计理论与标准体系，设计理念侧重全生命周期安全管控、量化风险仿真、智能化数字运维。</w:t>
            </w:r>
            <w:ins w:id="13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[15-17]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在安全设计与标准体系层面，国外严格推行全过程工艺安全管理，将风险模拟、安全校核贯穿油库规划、工艺设计、施工、运维、报废全周期。美国NFPA 30、API 650、API 2610为全球通用标杆规范：NFPA 30同时结合闪点、沸点、蒸气压划分液体危险等级，相比国内单一闪点分类更为精细；</w:t>
            </w:r>
            <w:ins w:id="14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[16]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储罐防火间距、隔堤、防火堤设计依托火灾热辐射仿真确定，大容量易燃储罐强制单罐单隔，堤体容积预留雨水、消防水容纳余量；</w:t>
            </w:r>
            <w:ins w:id="15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[16]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API 650采用性能化设计思路，储罐壁厚、底板应力计算灵活取值，兼顾安全与钢材消耗。</w:t>
            </w:r>
            <w:ins w:id="16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[15]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英国EI、印度OISD结合本土气候形成补充规范，搭建多层次标准化框架。 智能化与数字化工艺是国外近年核心研究方向，依托DCS、SCADA、物联网感知搭建库区实时监控网络，融合数字孪生、人工智能实现设备预测性维护、泄漏智能预警、库存自动调度。行业普遍采用Phast、Aloha仿真软件模拟火灾、泄漏扩散，以量化结果反向优化罐间距、消防配置，推动安全设计由查表规范向数值量化升级。 环保与装卸工艺领域，欧美严苛的挥发性有机物管控法规推动冷凝-吸附联合、膜分离、低温油气回收技术商业化；国外油库全面普及密闭下装装车系统，配套一体化回收管路，从源头控制油气挥发。同时海外学者长期开展罐底油泥沉积、含油废弃物处置、储运换热网络优化基础研究，持续通过数值仿真优化储存、输送工艺参数。当前以数字孪生、全周期安全评估、智能能源调度为核心的智慧油库，是国际油库工艺设计主流发展方向。</w:t>
            </w:r>
          </w:p>
          <w:p w14:paraId="2E4B62A1">
            <w:pPr>
              <w:pStyle w:val="23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三、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国内外研究评价 </w:t>
            </w:r>
          </w:p>
          <w:p w14:paraId="29AFDD90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整体来看，国外油库工艺设计理论体系成熟完整，全过程量化风险评估、数字孪生落地、高端油气回收、密闭下装成套工艺、仿真工具商业化应用具备显著领先优势，标准体系兼顾安全、环保、工程经济性。 国内依托长输成品油管道、战略储油库大规模建设，在管道配套油库一体化设计、软土地基配管沉降补偿、大型储罐国产化、常规油气回收、自动化定量装车系统领域实现跨越式发展，整体技术与国际先进水平差距持续缩小。但行业仍存在明显短板：一是中小型自备油库工艺改造进度缓慢，下装发油、智能计量普及率偏低；二是全过程定量风险评价、数字孪生仿真仅在大型储备库试点，未全面普及；三是国内多项储罐相关标准条款存在不统一问题，防火堤、隔堤设计仍有优化空间；四是超低排放、精细化节能工艺落地范围有限。 综合国内外现有研究成果，本次黄埔区成品油库工艺设计将严格遵循GB 50074、GB 50341等国内现行强制规范，借鉴国外全周期安全管控、密闭装卸先进思路，结合本地多雨、软土地基区域特征，统筹管道卸油、下装密闭发油、罐区沉降补偿、蒸汽伴热、油气回收、智能自控整套工艺方案，打造安全合规、经济节能、绿色低碳、适配区域管网配套的成品油库系统。</w:t>
            </w:r>
          </w:p>
          <w:p w14:paraId="393EB44A">
            <w:pPr>
              <w:numPr>
                <w:ilvl w:val="0"/>
                <w:numId w:val="0"/>
              </w:numPr>
              <w:tabs>
                <w:tab w:val="left" w:pos="311"/>
              </w:tabs>
              <w:spacing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本选题研究的主要内容及写作提纲</w:t>
            </w:r>
          </w:p>
          <w:p w14:paraId="6BF973B6">
            <w:pPr>
              <w:numPr>
                <w:ilvl w:val="0"/>
                <w:numId w:val="2"/>
              </w:numPr>
              <w:spacing w:line="480" w:lineRule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主要研究内容</w:t>
            </w:r>
          </w:p>
          <w:p w14:paraId="720A69B7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本课题以广州黄埔油库为设计对象，依据《石油库设计规范》（GB 50074）、《输油管道工程设计规范》（GB 50253）、《石油化工企业设计防火标准》（GB 50160）等现行国家标准，结合广州黄埔地区自然条件及油库基础参数，对92#汽油、95#汽油和0#柴油储运工艺进行设计。油库主要承担成品油的接收、储存和分发任务，其中油品全部采用管道进库，出库采用管输与公路运输相结合的方式，以满足区域成品油供应需求。</w:t>
            </w:r>
          </w:p>
          <w:p w14:paraId="5C066DF8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本课题主要研究内容如下：</w:t>
            </w:r>
          </w:p>
          <w:p w14:paraId="550DA3DC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（1）油库总体工艺方案设计：</w:t>
            </w:r>
          </w:p>
          <w:p w14:paraId="481428CC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根据油库设计规模、油品种类及收发油方式，确定油库总体布置方案，合理划分储油区、装卸区、辅助生产区及管理区，确定油库工艺流程及主要工艺系统，保证物流组织合理、运行安全可靠。</w:t>
            </w:r>
          </w:p>
          <w:p w14:paraId="7DC822D9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（2）油库工艺流程设计：</w:t>
            </w:r>
          </w:p>
          <w:p w14:paraId="48CF9E2A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结合广州黄埔油库生产特点，设计完整的油库工艺流程，包括收油工艺、储存工艺、发油工艺、清管工艺以及油气回收工艺。收油采用管道密闭输送，储油采用分类分罐储存，发油采用管输和汽车装车相结合的方式，并配置清管设施和油气回收系统，提高输送效率，减少油品蒸发损耗，降低环境污染。</w:t>
            </w:r>
          </w:p>
          <w:p w14:paraId="22DFF328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（3）工艺计算及设备选型：</w:t>
            </w:r>
          </w:p>
          <w:p w14:paraId="64EC84CE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根据油库设计任务书要求，完成油库储罐容量计算，确定储罐数量及规格；完成输油管线和集油管线管径计算，进行管道水力计算及压力损失计算；依据计算结果完成输油泵选型，并对装卸油能力进行校核，保证工艺系统满足设计要求。</w:t>
            </w:r>
          </w:p>
          <w:p w14:paraId="4C261046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（4）安全及消防设计：</w:t>
            </w:r>
          </w:p>
          <w:p w14:paraId="38472C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依据国家规范完成储罐区防火堤计算，合理布置消防系统，确定消防设施配置；同时完成防雷、防静电、防泄漏等安全措施设计，提高油库安全运行水平。</w:t>
            </w:r>
          </w:p>
          <w:p w14:paraId="62C023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（5）HSE管理设计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 w14:paraId="02FC1A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结合现代油库HSE（Health、Safety and Environment）管理理念，从人员健康、安全生产和环境保护三个方面分析油库运行风险，提出油气回收、事故污油收集、含油污水处理、消防应急及职业健康防护等措施，实现油库安全、绿色、高效运行。</w:t>
            </w:r>
          </w:p>
          <w:p w14:paraId="7A5F33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（6）工艺图纸绘制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 w14:paraId="068104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完成油库总平面布置图、工艺流程图及主要工艺管道布置图绘制，为油库建设及运行提供设计依据。</w:t>
            </w:r>
          </w:p>
          <w:p w14:paraId="2B43BECB">
            <w:pPr>
              <w:numPr>
                <w:ilvl w:val="0"/>
                <w:numId w:val="0"/>
              </w:numPr>
              <w:spacing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四、写作提纲</w:t>
            </w:r>
          </w:p>
          <w:p w14:paraId="3B541F76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绪论</w:t>
            </w:r>
          </w:p>
          <w:p w14:paraId="59B3F3FA">
            <w:pPr>
              <w:pStyle w:val="3"/>
              <w:bidi w:val="0"/>
              <w:ind w:left="850" w:leftChars="0" w:hanging="453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课题研究背景</w:t>
            </w:r>
          </w:p>
          <w:p w14:paraId="5E0B5073">
            <w:pPr>
              <w:pStyle w:val="4"/>
              <w:bidi w:val="0"/>
              <w:ind w:left="1508" w:leftChars="0" w:hanging="708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我国成品油储运行业发展现状</w:t>
            </w:r>
          </w:p>
          <w:p w14:paraId="57A4054D">
            <w:pPr>
              <w:pStyle w:val="4"/>
              <w:bidi w:val="0"/>
              <w:ind w:left="1508" w:leftChars="0" w:hanging="708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广州黄埔油库建设背景</w:t>
            </w:r>
          </w:p>
          <w:p w14:paraId="76E14BCC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国内外研究现状</w:t>
            </w:r>
          </w:p>
          <w:p w14:paraId="44C59B87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国内油库工艺设计研究现状</w:t>
            </w:r>
          </w:p>
          <w:p w14:paraId="547342DF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国外油库工艺设计研究现状</w:t>
            </w:r>
          </w:p>
          <w:p w14:paraId="0288CA2B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国内外研究现状分析</w:t>
            </w:r>
          </w:p>
          <w:p w14:paraId="468EABE2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设计概况及总体设计</w:t>
            </w:r>
          </w:p>
          <w:p w14:paraId="075B2F48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设计概况</w:t>
            </w:r>
          </w:p>
          <w:p w14:paraId="5E79F76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建设规模及设计参数</w:t>
            </w:r>
          </w:p>
          <w:p w14:paraId="5660709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油品性质及收发油方式</w:t>
            </w:r>
          </w:p>
          <w:p w14:paraId="2D6AAF8D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油库总平面布置</w:t>
            </w:r>
          </w:p>
          <w:p w14:paraId="0C0F0D7E">
            <w:pPr>
              <w:pStyle w:val="4"/>
              <w:bidi w:val="0"/>
              <w:ind w:left="1508" w:hanging="708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油库容量</w:t>
            </w:r>
          </w:p>
          <w:p w14:paraId="4FB7623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油库的分级和分区</w:t>
            </w:r>
          </w:p>
          <w:p w14:paraId="745FC121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油库工艺流程设计</w:t>
            </w:r>
          </w:p>
          <w:p w14:paraId="0BC798DE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工艺流程总体设计</w:t>
            </w:r>
          </w:p>
          <w:p w14:paraId="1C4AE59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工艺流程设计原则</w:t>
            </w:r>
          </w:p>
          <w:p w14:paraId="174B60CA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工艺流程组成</w:t>
            </w:r>
          </w:p>
          <w:p w14:paraId="0DB880C0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收油工艺</w:t>
            </w:r>
          </w:p>
          <w:p w14:paraId="7124A36F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管道收油流程</w:t>
            </w:r>
          </w:p>
          <w:p w14:paraId="21E109F9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收油控制系统</w:t>
            </w:r>
          </w:p>
          <w:p w14:paraId="617F7990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储存工艺</w:t>
            </w:r>
          </w:p>
          <w:p w14:paraId="675DD8D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储罐工艺</w:t>
            </w:r>
          </w:p>
          <w:p w14:paraId="3996FEB9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储罐运行管理</w:t>
            </w:r>
          </w:p>
          <w:p w14:paraId="25A22392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发油工艺</w:t>
            </w:r>
          </w:p>
          <w:p w14:paraId="1D0FF422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管输发油</w:t>
            </w:r>
          </w:p>
          <w:p w14:paraId="2E6EDF9D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汽车装车发油</w:t>
            </w:r>
          </w:p>
          <w:p w14:paraId="621DBE77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倒灌工艺</w:t>
            </w:r>
          </w:p>
          <w:p w14:paraId="582274F5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倒灌工艺流程</w:t>
            </w:r>
          </w:p>
          <w:p w14:paraId="4E737959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倒灌工艺运行要求</w:t>
            </w:r>
          </w:p>
          <w:p w14:paraId="2ACE8005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油气回收工艺</w:t>
            </w:r>
          </w:p>
          <w:p w14:paraId="2C007ED8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油气收集系统</w:t>
            </w:r>
          </w:p>
          <w:p w14:paraId="5FC3A81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油气回收工艺</w:t>
            </w:r>
          </w:p>
          <w:p w14:paraId="3EA7C858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工艺计算及设备选型</w:t>
            </w:r>
          </w:p>
          <w:p w14:paraId="212DEB3D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储油罐容量计算</w:t>
            </w:r>
          </w:p>
          <w:p w14:paraId="70C9A93C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库容计算</w:t>
            </w:r>
          </w:p>
          <w:p w14:paraId="497804B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储罐选型</w:t>
            </w:r>
          </w:p>
          <w:p w14:paraId="1C51E6FB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输油管道和集油管道设计</w:t>
            </w:r>
          </w:p>
          <w:p w14:paraId="0A775BF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管径计算</w:t>
            </w:r>
          </w:p>
          <w:p w14:paraId="75050477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水力计算</w:t>
            </w:r>
          </w:p>
          <w:p w14:paraId="10FDEBF4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泵房工艺计算</w:t>
            </w:r>
          </w:p>
          <w:p w14:paraId="50C81860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泵的选型</w:t>
            </w:r>
          </w:p>
          <w:p w14:paraId="25FB26C8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泵的流量</w:t>
            </w:r>
          </w:p>
          <w:p w14:paraId="25785B27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泵的扬程</w:t>
            </w:r>
          </w:p>
          <w:p w14:paraId="35AF369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装卸油能力校核</w:t>
            </w:r>
          </w:p>
          <w:p w14:paraId="0DC47D2B">
            <w:pPr>
              <w:pStyle w:val="4"/>
              <w:bidi w:val="0"/>
              <w:ind w:left="1508" w:hanging="708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泵的允许吸入高度</w:t>
            </w:r>
          </w:p>
          <w:p w14:paraId="41201120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泵的允许安装高度</w:t>
            </w:r>
          </w:p>
          <w:p w14:paraId="6D663C9C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工艺设备校核</w:t>
            </w:r>
          </w:p>
          <w:p w14:paraId="0F3E30D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输送能力分析</w:t>
            </w:r>
          </w:p>
          <w:p w14:paraId="3BD9979B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工艺系统校核</w:t>
            </w:r>
          </w:p>
          <w:p w14:paraId="2161172E">
            <w:pPr>
              <w:pStyle w:val="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安全与消防设计</w:t>
            </w:r>
          </w:p>
          <w:p w14:paraId="3F3F7334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防火堤设计</w:t>
            </w:r>
          </w:p>
          <w:p w14:paraId="0B7EFF7B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堤容积计算</w:t>
            </w:r>
          </w:p>
          <w:p w14:paraId="0B78ACAB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防火堤结构设计</w:t>
            </w:r>
          </w:p>
          <w:p w14:paraId="5C087842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消防系统设计</w:t>
            </w:r>
          </w:p>
          <w:p w14:paraId="243639B1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泡沫灭火系统</w:t>
            </w:r>
          </w:p>
          <w:p w14:paraId="2A08AED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消防给水系统</w:t>
            </w:r>
          </w:p>
          <w:p w14:paraId="5EE18CD3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防雷、防静电设计</w:t>
            </w:r>
          </w:p>
          <w:p w14:paraId="081A2CD2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防雷设计</w:t>
            </w:r>
          </w:p>
          <w:p w14:paraId="16EEAC7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防静电措施</w:t>
            </w:r>
          </w:p>
          <w:p w14:paraId="4885D4D3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HSE管理体系</w:t>
            </w:r>
          </w:p>
          <w:p w14:paraId="0ADEA38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职业健康</w:t>
            </w:r>
          </w:p>
          <w:p w14:paraId="69B34EE8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安全管理</w:t>
            </w:r>
          </w:p>
          <w:p w14:paraId="303D492F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环境保护</w:t>
            </w:r>
          </w:p>
          <w:p w14:paraId="3D7F96EA">
            <w:pPr>
              <w:pStyle w:val="2"/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结论及建议</w:t>
            </w:r>
          </w:p>
          <w:p w14:paraId="6AA8FBA9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设计总结</w:t>
            </w:r>
          </w:p>
          <w:p w14:paraId="672FCFED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textAlignment w:val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建议</w:t>
            </w:r>
          </w:p>
          <w:p w14:paraId="7BFE5A74">
            <w:pPr>
              <w:spacing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4.主要参考文献</w:t>
            </w:r>
          </w:p>
          <w:p w14:paraId="57248E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eastAsia" w:ascii="Times New Roman" w:hAnsi="Times New Roman" w:eastAsia="宋体" w:cs="Times New Roman"/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[</w:t>
            </w: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1]</w:t>
            </w:r>
            <w:r>
              <w:rPr>
                <w:rFonts w:hint="eastAsia" w:ascii="Times New Roman" w:hAnsi="Times New Roman" w:eastAsia="宋体" w:cs="Times New Roman"/>
                <w:color w:val="auto"/>
                <w:highlight w:val="none"/>
              </w:rPr>
              <w:t>李韫慧. 浅谈成品油库的安全设施设计[J].石化技术， 2016(10).</w:t>
            </w:r>
          </w:p>
          <w:p w14:paraId="6518F3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[2]陈增良,罗晔,倪钱锋. 油库油气回收系统的优化模拟设计研究[J]. 安全、健康和环境,2023. </w:t>
            </w:r>
          </w:p>
          <w:p w14:paraId="4409F4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[3]吴开松,蔡灿,吴继伟 大型原油储罐关键结构设计与优化[J]. 石油机械,2013,41(05):45-49. </w:t>
            </w:r>
          </w:p>
          <w:p w14:paraId="7404AB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[4]王文涛,张培育,张瑞芸. 高含铁清罐原油脱铁净化技术的工业实践[J]. 石油石化绿色低碳,2024. </w:t>
            </w:r>
          </w:p>
          <w:p w14:paraId="372CF9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[5]马会军,刘志强. 油库工艺设计与优化[J]. 石油规划设计,2021,30(02):36-39. </w:t>
            </w:r>
          </w:p>
          <w:p w14:paraId="2AACE1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[6]马会军. 石油库与加油站工程设计[M]. 北京:中国石化出版社,2020. </w:t>
            </w:r>
          </w:p>
          <w:p w14:paraId="3591CD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[7]王志刚. 石油储运工程[M]. 北京:石油工业出版社,2019. </w:t>
            </w:r>
          </w:p>
          <w:p w14:paraId="7C9350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[8]刘兵,李勇. 油库自动化控制系统设计研究[J]. 炼油技术与工程,2022,52(08):56-59. </w:t>
            </w:r>
          </w:p>
          <w:p w14:paraId="1425C2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ins w:id="17" w:author="WPS_1745382907" w:date="2026-07-16T01:02:11Z"/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[9]陈敏平. 油库工艺设计几点看法[J]. 广东化工,2011,38(07):170-171. </w:t>
            </w:r>
          </w:p>
          <w:p w14:paraId="234828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del w:id="18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[12]</w:delText>
              </w:r>
            </w:del>
            <w:ins w:id="19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[10]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 陆育,惠泉,侯学瑞,等. 国内外油库设计标准对比分析[J]. 石油工业技术监督,2024(05):125-132.</w:t>
            </w:r>
          </w:p>
          <w:p w14:paraId="25464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del w:id="20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[10]</w:delText>
              </w:r>
            </w:del>
            <w:ins w:id="21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[11]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凌之栋. 浅析现代新建成品油库建设中设计的重要意义[J]. 企业技术开发,2018,37(11):100-101. </w:t>
            </w:r>
          </w:p>
          <w:p w14:paraId="6414F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del w:id="22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[11]</w:delText>
              </w:r>
            </w:del>
            <w:ins w:id="23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[12]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张建春,周冠立,宋辉. 油库装车油气回收的工艺及设备优化研究[J].中国化工贸易,2026,18(20):118-120.</w:t>
            </w:r>
          </w:p>
          <w:p w14:paraId="68E205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del w:id="24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[12]</w:delText>
              </w:r>
            </w:del>
            <w:ins w:id="25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[13]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孙辉. 成品油油库安全影响因素及其安全管理探究[J].石化技术,2026,33(6):137-139.</w:t>
            </w:r>
          </w:p>
          <w:p w14:paraId="6227F2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del w:id="26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[13]</w:delText>
              </w:r>
            </w:del>
            <w:ins w:id="27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[14]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张付卿. 国内成品油库设计与建设发展趋势[J]. 石油库与加油站,2005,14(05):31-33.</w:t>
            </w:r>
          </w:p>
          <w:p w14:paraId="7AB60E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del w:id="28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[14]</w:delText>
              </w:r>
            </w:del>
            <w:ins w:id="29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[15]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 American Petroleum Institute. API Standard 650: Welded Tanks for Oil Storage[S]. Washington, DC: API.</w:t>
            </w:r>
          </w:p>
          <w:p w14:paraId="118D2E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del w:id="30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[15]</w:delText>
              </w:r>
            </w:del>
            <w:ins w:id="31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[16]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National Fire Protection Association. NFPA 30: Flammable and Combustible Liquids Code[S].</w:t>
            </w:r>
          </w:p>
          <w:p w14:paraId="700AE7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del w:id="32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[16]</w:delText>
              </w:r>
            </w:del>
            <w:ins w:id="33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[17]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International Organization for Standardization. ISO 28300: Petroleum, Petrochemical and Natural Gas Industries—Venting of Atmospheric and Low-pressure Storage Tanks[S]</w:t>
            </w:r>
            <w:r>
              <w:rPr>
                <w:rFonts w:hint="eastAsia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.</w:t>
            </w:r>
          </w:p>
          <w:p w14:paraId="37465D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line="320" w:lineRule="exact"/>
              <w:ind w:leftChars="0" w:firstLine="420" w:firstLineChars="200"/>
              <w:textAlignment w:val="auto"/>
              <w:rPr>
                <w:del w:id="34" w:author="WPS_1745382907" w:date="2026-07-16T08:46:13Z"/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bookmarkStart w:id="0" w:name="_GoBack"/>
            <w:bookmarkEnd w:id="0"/>
          </w:p>
          <w:p w14:paraId="2AA4C908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pPrChange w:id="35" w:author="WPS_1745382907" w:date="2026-07-16T08:46:12Z">
                <w:pPr>
                  <w:pStyle w:val="23"/>
                </w:pPr>
              </w:pPrChange>
            </w:pPr>
          </w:p>
          <w:p w14:paraId="011D9067">
            <w:pPr>
              <w:pStyle w:val="23"/>
              <w:ind w:left="0" w:leftChars="0" w:firstLine="0" w:firstLineChars="0"/>
              <w:rPr>
                <w:del w:id="37" w:author="WPS_1745382907" w:date="2026-07-16T08:46:09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pPrChange w:id="36" w:author="WPS_1745382907" w:date="2026-07-16T08:46:09Z">
                <w:pPr>
                  <w:pStyle w:val="23"/>
                </w:pPr>
              </w:pPrChange>
            </w:pPr>
          </w:p>
          <w:p w14:paraId="640EAB6E">
            <w:pPr>
              <w:pStyle w:val="23"/>
              <w:ind w:left="0" w:leftChars="0" w:firstLine="0" w:firstLineChars="0"/>
              <w:rPr>
                <w:del w:id="39" w:author="WPS_1745382907" w:date="2026-07-16T08:46:08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pPrChange w:id="38" w:author="WPS_1745382907" w:date="2026-07-16T08:46:08Z">
                <w:pPr>
                  <w:pStyle w:val="23"/>
                </w:pPr>
              </w:pPrChange>
            </w:pPr>
          </w:p>
          <w:p w14:paraId="026501D9">
            <w:pPr>
              <w:pStyle w:val="23"/>
              <w:ind w:left="0" w:leftChars="0" w:firstLine="0" w:firstLineChars="0"/>
              <w:rPr>
                <w:del w:id="41" w:author="WPS_1745382907" w:date="2026-07-16T08:46:08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pPrChange w:id="40" w:author="WPS_1745382907" w:date="2026-07-16T08:46:08Z">
                <w:pPr>
                  <w:pStyle w:val="23"/>
                </w:pPr>
              </w:pPrChange>
            </w:pPr>
          </w:p>
          <w:p w14:paraId="01B028D2">
            <w:pPr>
              <w:pStyle w:val="23"/>
              <w:ind w:left="0" w:leftChars="0" w:firstLine="0" w:firstLineChars="0"/>
              <w:rPr>
                <w:del w:id="43" w:author="WPS_1745382907" w:date="2026-07-16T08:46:07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pPrChange w:id="42" w:author="WPS_1745382907" w:date="2026-07-16T08:46:07Z">
                <w:pPr>
                  <w:pStyle w:val="23"/>
                </w:pPr>
              </w:pPrChange>
            </w:pPr>
          </w:p>
          <w:p w14:paraId="0B69597C">
            <w:pPr>
              <w:pStyle w:val="23"/>
              <w:ind w:left="0" w:leftChars="0" w:firstLine="0" w:firstLineChars="0"/>
              <w:rPr>
                <w:del w:id="45" w:author="WPS_1745382907" w:date="2026-07-16T08:46:07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pPrChange w:id="44" w:author="WPS_1745382907" w:date="2026-07-16T08:46:07Z">
                <w:pPr>
                  <w:pStyle w:val="23"/>
                </w:pPr>
              </w:pPrChange>
            </w:pPr>
          </w:p>
          <w:p w14:paraId="6DF8346C">
            <w:pPr>
              <w:pStyle w:val="23"/>
              <w:ind w:left="0" w:leftChars="0" w:firstLine="0" w:firstLineChars="0"/>
              <w:rPr>
                <w:del w:id="47" w:author="WPS_1745382907" w:date="2026-07-16T08:46:07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pPrChange w:id="46" w:author="WPS_1745382907" w:date="2026-07-16T08:46:07Z">
                <w:pPr>
                  <w:pStyle w:val="23"/>
                </w:pPr>
              </w:pPrChange>
            </w:pPr>
          </w:p>
          <w:p w14:paraId="02D92480">
            <w:pPr>
              <w:pStyle w:val="23"/>
              <w:ind w:left="0" w:leftChars="0" w:firstLine="0" w:firstLineChars="0"/>
              <w:rPr>
                <w:del w:id="49" w:author="WPS_1745382907" w:date="2026-07-16T08:46:07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pPrChange w:id="48" w:author="WPS_1745382907" w:date="2026-07-16T08:46:07Z">
                <w:pPr>
                  <w:pStyle w:val="23"/>
                </w:pPr>
              </w:pPrChange>
            </w:pPr>
          </w:p>
          <w:p w14:paraId="38FD1D9E">
            <w:pPr>
              <w:pStyle w:val="23"/>
              <w:ind w:left="0" w:leftChars="0" w:firstLine="0" w:firstLineChars="0"/>
              <w:rPr>
                <w:del w:id="51" w:author="WPS_1745382907" w:date="2026-07-16T08:46:07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pPrChange w:id="50" w:author="WPS_1745382907" w:date="2026-07-16T08:46:07Z">
                <w:pPr>
                  <w:pStyle w:val="23"/>
                </w:pPr>
              </w:pPrChange>
            </w:pPr>
          </w:p>
          <w:p w14:paraId="5FF70BF3">
            <w:pPr>
              <w:pStyle w:val="23"/>
              <w:ind w:left="0" w:leftChars="0" w:firstLine="0" w:firstLineChars="0"/>
              <w:rPr>
                <w:del w:id="53" w:author="WPS_1745382907" w:date="2026-07-16T08:46:07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pPrChange w:id="52" w:author="WPS_1745382907" w:date="2026-07-16T08:46:07Z">
                <w:pPr>
                  <w:pStyle w:val="23"/>
                </w:pPr>
              </w:pPrChange>
            </w:pPr>
          </w:p>
          <w:p w14:paraId="5748D169">
            <w:pPr>
              <w:pStyle w:val="23"/>
              <w:ind w:left="0" w:leftChars="0" w:firstLine="0" w:firstLineChars="0"/>
              <w:rPr>
                <w:del w:id="55" w:author="WPS_1745382907" w:date="2026-07-16T08:46:03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pPrChange w:id="54" w:author="WPS_1745382907" w:date="2026-07-16T08:46:03Z">
                <w:pPr>
                  <w:pStyle w:val="23"/>
                </w:pPr>
              </w:pPrChange>
            </w:pPr>
          </w:p>
          <w:p w14:paraId="633D7F42">
            <w:pPr>
              <w:pStyle w:val="23"/>
              <w:ind w:left="0" w:leftChars="0" w:firstLine="0" w:firstLineChars="0"/>
              <w:rPr>
                <w:del w:id="57" w:author="WPS_1745382907" w:date="2026-07-16T08:46:03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pPrChange w:id="56" w:author="WPS_1745382907" w:date="2026-07-16T08:46:03Z">
                <w:pPr>
                  <w:pStyle w:val="23"/>
                </w:pPr>
              </w:pPrChange>
            </w:pPr>
          </w:p>
          <w:p w14:paraId="15F6B060">
            <w:pPr>
              <w:pStyle w:val="23"/>
              <w:ind w:left="0" w:leftChars="0" w:firstLine="0" w:firstLineChars="0"/>
              <w:rPr>
                <w:del w:id="59" w:author="WPS_1745382907" w:date="2026-07-16T08:46:03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pPrChange w:id="58" w:author="WPS_1745382907" w:date="2026-07-16T08:46:03Z">
                <w:pPr>
                  <w:pStyle w:val="23"/>
                </w:pPr>
              </w:pPrChange>
            </w:pPr>
          </w:p>
          <w:p w14:paraId="26D7BF9E">
            <w:pPr>
              <w:pStyle w:val="23"/>
              <w:ind w:left="0" w:leftChars="0" w:firstLine="0" w:firstLineChars="0"/>
              <w:rPr>
                <w:del w:id="61" w:author="WPS_1745382907" w:date="2026-07-16T08:46:03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pPrChange w:id="60" w:author="WPS_1745382907" w:date="2026-07-16T08:46:03Z">
                <w:pPr>
                  <w:pStyle w:val="23"/>
                </w:pPr>
              </w:pPrChange>
            </w:pPr>
          </w:p>
          <w:p w14:paraId="3B3B31FC">
            <w:pPr>
              <w:pStyle w:val="23"/>
              <w:ind w:left="0" w:leftChars="0" w:firstLine="0" w:firstLineChars="0"/>
              <w:rPr>
                <w:del w:id="63" w:author="WPS_1745382907" w:date="2026-07-16T08:46:03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pPrChange w:id="62" w:author="WPS_1745382907" w:date="2026-07-16T08:46:03Z">
                <w:pPr>
                  <w:pStyle w:val="23"/>
                </w:pPr>
              </w:pPrChange>
            </w:pPr>
          </w:p>
          <w:p w14:paraId="61FE7CEF">
            <w:pPr>
              <w:pStyle w:val="23"/>
              <w:ind w:left="0" w:leftChars="0" w:firstLine="0" w:firstLineChars="0"/>
              <w:rPr>
                <w:del w:id="65" w:author="WPS_1745382907" w:date="2026-07-16T08:46:03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pPrChange w:id="64" w:author="WPS_1745382907" w:date="2026-07-16T08:46:03Z">
                <w:pPr>
                  <w:pStyle w:val="23"/>
                </w:pPr>
              </w:pPrChange>
            </w:pPr>
          </w:p>
          <w:p w14:paraId="699F5DE6">
            <w:pPr>
              <w:pStyle w:val="23"/>
              <w:ind w:left="0" w:leftChars="0" w:firstLine="0" w:firstLineChars="0"/>
              <w:rPr>
                <w:del w:id="67" w:author="WPS_1745382907" w:date="2026-07-16T08:46:02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pPrChange w:id="66" w:author="WPS_1745382907" w:date="2026-07-16T08:46:03Z">
                <w:pPr>
                  <w:pStyle w:val="23"/>
                </w:pPr>
              </w:pPrChange>
            </w:pPr>
          </w:p>
          <w:p w14:paraId="5B42BFC8">
            <w:pPr>
              <w:pStyle w:val="23"/>
              <w:ind w:left="0" w:leftChars="0" w:firstLine="0" w:firstLineChars="0"/>
              <w:rPr>
                <w:del w:id="69" w:author="WPS_1745382907" w:date="2026-07-16T08:46:02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pPrChange w:id="68" w:author="WPS_1745382907" w:date="2026-07-16T08:46:02Z">
                <w:pPr>
                  <w:pStyle w:val="23"/>
                </w:pPr>
              </w:pPrChange>
            </w:pPr>
          </w:p>
          <w:p w14:paraId="43665912">
            <w:pPr>
              <w:pStyle w:val="23"/>
              <w:ind w:left="0" w:leftChars="0" w:firstLine="0" w:firstLineChars="0"/>
              <w:rPr>
                <w:del w:id="71" w:author="WPS_1745382907" w:date="2026-07-16T08:46:02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pPrChange w:id="70" w:author="WPS_1745382907" w:date="2026-07-16T08:46:02Z">
                <w:pPr>
                  <w:pStyle w:val="23"/>
                </w:pPr>
              </w:pPrChange>
            </w:pPr>
          </w:p>
          <w:p w14:paraId="13EB6A02">
            <w:pPr>
              <w:pStyle w:val="23"/>
              <w:ind w:left="0" w:leftChars="0" w:firstLine="0" w:firstLineChars="0"/>
              <w:rPr>
                <w:del w:id="73" w:author="WPS_1745382907" w:date="2026-07-16T08:46:01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pPrChange w:id="72" w:author="WPS_1745382907" w:date="2026-07-16T08:46:01Z">
                <w:pPr>
                  <w:pStyle w:val="23"/>
                </w:pPr>
              </w:pPrChange>
            </w:pPr>
          </w:p>
          <w:p w14:paraId="7421C64F">
            <w:pPr>
              <w:pStyle w:val="23"/>
              <w:ind w:left="0" w:leftChars="0" w:firstLine="0" w:firstLineChars="0"/>
              <w:rPr>
                <w:del w:id="75" w:author="WPS_1745382907" w:date="2026-07-16T08:46:01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pPrChange w:id="74" w:author="WPS_1745382907" w:date="2026-07-16T08:46:01Z">
                <w:pPr>
                  <w:pStyle w:val="23"/>
                </w:pPr>
              </w:pPrChange>
            </w:pPr>
          </w:p>
          <w:p w14:paraId="08EC3A61">
            <w:pPr>
              <w:pStyle w:val="23"/>
              <w:ind w:left="0" w:leftChars="0" w:firstLine="0" w:firstLineChars="0"/>
              <w:rPr>
                <w:del w:id="77" w:author="WPS_1745382907" w:date="2026-07-16T08:46:01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pPrChange w:id="76" w:author="WPS_1745382907" w:date="2026-07-16T08:46:01Z">
                <w:pPr>
                  <w:pStyle w:val="23"/>
                </w:pPr>
              </w:pPrChange>
            </w:pPr>
          </w:p>
          <w:p w14:paraId="1FE5D719">
            <w:pPr>
              <w:pStyle w:val="23"/>
              <w:ind w:left="0" w:leftChars="0" w:firstLine="0" w:firstLineChars="0"/>
              <w:rPr>
                <w:del w:id="79" w:author="WPS_1745382907" w:date="2026-07-16T08:46:00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pPrChange w:id="78" w:author="WPS_1745382907" w:date="2026-07-16T08:46:01Z">
                <w:pPr>
                  <w:pStyle w:val="23"/>
                </w:pPr>
              </w:pPrChange>
            </w:pPr>
          </w:p>
          <w:p w14:paraId="0D67CF1A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pPrChange w:id="80" w:author="WPS_1745382907" w:date="2026-07-16T08:46:00Z">
                <w:pPr>
                  <w:pStyle w:val="23"/>
                </w:pPr>
              </w:pPrChange>
            </w:pPr>
          </w:p>
        </w:tc>
      </w:tr>
      <w:tr w14:paraId="114A7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7" w:hRule="atLeast"/>
        </w:trPr>
        <w:tc>
          <w:tcPr>
            <w:tcW w:w="8634" w:type="dxa"/>
            <w:shd w:val="clear" w:color="auto" w:fill="auto"/>
          </w:tcPr>
          <w:p w14:paraId="26A68B30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5.完成措施及进度安排</w:t>
            </w:r>
          </w:p>
          <w:tbl>
            <w:tblPr>
              <w:tblStyle w:val="17"/>
              <w:tblW w:w="8683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42"/>
              <w:gridCol w:w="3544"/>
              <w:gridCol w:w="2126"/>
              <w:gridCol w:w="2171"/>
            </w:tblGrid>
            <w:tr w14:paraId="3F5916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683" w:type="dxa"/>
                  <w:gridSpan w:val="4"/>
                  <w:vAlign w:val="center"/>
                </w:tcPr>
                <w:p w14:paraId="79F53F1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b/>
                      <w:bCs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毕业设计进度安排</w:t>
                  </w:r>
                </w:p>
              </w:tc>
            </w:tr>
            <w:tr w14:paraId="2C48BC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E052D5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序号</w:t>
                  </w:r>
                </w:p>
              </w:tc>
              <w:tc>
                <w:tcPr>
                  <w:tcW w:w="3544" w:type="dxa"/>
                  <w:vAlign w:val="center"/>
                </w:tcPr>
                <w:p w14:paraId="4FAD9E6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毕业设计各阶段内容</w:t>
                  </w:r>
                </w:p>
              </w:tc>
              <w:tc>
                <w:tcPr>
                  <w:tcW w:w="2126" w:type="dxa"/>
                  <w:vAlign w:val="center"/>
                </w:tcPr>
                <w:p w14:paraId="1C196C6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时间安排</w:t>
                  </w:r>
                </w:p>
              </w:tc>
              <w:tc>
                <w:tcPr>
                  <w:tcW w:w="2171" w:type="dxa"/>
                  <w:vAlign w:val="center"/>
                </w:tcPr>
                <w:p w14:paraId="344F10BB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备注</w:t>
                  </w:r>
                </w:p>
              </w:tc>
            </w:tr>
            <w:tr w14:paraId="329C7D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5D5A77B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544" w:type="dxa"/>
                  <w:vAlign w:val="center"/>
                </w:tcPr>
                <w:p w14:paraId="0295819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查阅文献，撰写毕业设计开题报告</w:t>
                  </w:r>
                </w:p>
              </w:tc>
              <w:tc>
                <w:tcPr>
                  <w:tcW w:w="2126" w:type="dxa"/>
                  <w:vAlign w:val="center"/>
                </w:tcPr>
                <w:p w14:paraId="36257664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年6月15日-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年6月29日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5DCAD8DC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6DE59F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23BF25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3544" w:type="dxa"/>
                  <w:vAlign w:val="center"/>
                </w:tcPr>
                <w:p w14:paraId="00F11C2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工艺计算</w:t>
                  </w:r>
                </w:p>
              </w:tc>
              <w:tc>
                <w:tcPr>
                  <w:tcW w:w="2126" w:type="dxa"/>
                  <w:vAlign w:val="center"/>
                </w:tcPr>
                <w:p w14:paraId="5DE068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年6月30日-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年7月15日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385DFF6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4BFF2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475B71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3544" w:type="dxa"/>
                  <w:vAlign w:val="center"/>
                </w:tcPr>
                <w:p w14:paraId="6AE3813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绘制工艺流程草图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4B0F7AFE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年7月16日-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年7月28日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1D626911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4C657A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CDD604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3544" w:type="dxa"/>
                  <w:vAlign w:val="center"/>
                </w:tcPr>
                <w:p w14:paraId="1A3DD1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根据毕业设计任务书进行油气储运辅助工艺计算</w:t>
                  </w:r>
                </w:p>
              </w:tc>
              <w:tc>
                <w:tcPr>
                  <w:tcW w:w="2126" w:type="dxa"/>
                  <w:vAlign w:val="center"/>
                </w:tcPr>
                <w:p w14:paraId="7FF565A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年7月29日-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7548A6E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24B785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4EEE927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3544" w:type="dxa"/>
                  <w:vAlign w:val="center"/>
                </w:tcPr>
                <w:p w14:paraId="332AD62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绘制总平面布置草图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6283881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年8月6日-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年8月18日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2EA5DC2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307A16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51129D8B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3544" w:type="dxa"/>
                  <w:vAlign w:val="center"/>
                </w:tcPr>
                <w:p w14:paraId="4048DF8C">
                  <w:pPr>
                    <w:pStyle w:val="23"/>
                    <w:spacing w:after="0" w:line="360" w:lineRule="auto"/>
                    <w:ind w:left="0" w:leftChars="0" w:firstLine="440"/>
                    <w:jc w:val="center"/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</w:pPr>
                  <w:r>
                    <w:rPr>
                      <w:rFonts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撰写毕业设计计算说明书</w:t>
                  </w:r>
                  <w:r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初稿</w:t>
                  </w:r>
                  <w:r>
                    <w:rPr>
                      <w:rFonts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、完善图纸</w:t>
                  </w:r>
                  <w:r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75D1F8B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年8月19日-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年12月15日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459778EC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C4D63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BFEA5A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3544" w:type="dxa"/>
                  <w:vAlign w:val="center"/>
                </w:tcPr>
                <w:p w14:paraId="2DF8E6E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毕业设计中期检查</w:t>
                  </w:r>
                </w:p>
              </w:tc>
              <w:tc>
                <w:tcPr>
                  <w:tcW w:w="2126" w:type="dxa"/>
                  <w:vAlign w:val="center"/>
                </w:tcPr>
                <w:p w14:paraId="25D73A61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年12月16日-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年12月31日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28BFE890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4D39D2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3D3E3EC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3544" w:type="dxa"/>
                  <w:vAlign w:val="center"/>
                </w:tcPr>
                <w:p w14:paraId="7D27D92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学生须向指导教师汇报毕设修改情况，指导教师给学生提出修改毕设指导意见</w:t>
                  </w:r>
                </w:p>
              </w:tc>
              <w:tc>
                <w:tcPr>
                  <w:tcW w:w="2126" w:type="dxa"/>
                  <w:vAlign w:val="center"/>
                </w:tcPr>
                <w:p w14:paraId="527DC19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年1月1日-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年3月14日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78D395B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1CAB29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705639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3544" w:type="dxa"/>
                  <w:vAlign w:val="center"/>
                </w:tcPr>
                <w:p w14:paraId="22ED3DE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编写毕业设计答辩PPT，准备答辩</w:t>
                  </w:r>
                </w:p>
              </w:tc>
              <w:tc>
                <w:tcPr>
                  <w:tcW w:w="2126" w:type="dxa"/>
                  <w:vAlign w:val="center"/>
                </w:tcPr>
                <w:p w14:paraId="0D13C94E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年1月1日-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年3月10日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44CA13A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</w:tbl>
          <w:p w14:paraId="1E089E9E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740AFF65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DA99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7" w:hRule="atLeast"/>
        </w:trPr>
        <w:tc>
          <w:tcPr>
            <w:tcW w:w="8634" w:type="dxa"/>
            <w:shd w:val="clear" w:color="auto" w:fill="auto"/>
          </w:tcPr>
          <w:p w14:paraId="6587504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指导教师意见</w:t>
            </w:r>
          </w:p>
          <w:p w14:paraId="5E6E23C2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</w:p>
          <w:p w14:paraId="3C9CE89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</w:p>
          <w:p w14:paraId="308BDDA5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</w:t>
            </w:r>
          </w:p>
          <w:p w14:paraId="58F88CBC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5AAA5176">
            <w:pPr>
              <w:ind w:firstLine="5760" w:firstLineChars="24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4984D3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3815C3A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年   月   日</w:t>
            </w:r>
          </w:p>
        </w:tc>
      </w:tr>
      <w:tr w14:paraId="07AEA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4" w:type="dxa"/>
            <w:shd w:val="clear" w:color="auto" w:fill="auto"/>
          </w:tcPr>
          <w:p w14:paraId="5B6C021A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专业意见</w:t>
            </w:r>
          </w:p>
          <w:p w14:paraId="1F7BC219">
            <w:pPr>
              <w:jc w:val="right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  <w:p w14:paraId="600EC4A5">
            <w:pPr>
              <w:jc w:val="right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0214AF1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2A6C3B0C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253C2A1C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5D9F81EF">
            <w:pPr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6045147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E997EB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     年   月   日</w:t>
            </w:r>
          </w:p>
        </w:tc>
      </w:tr>
      <w:tr w14:paraId="31C0B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6" w:hRule="atLeast"/>
        </w:trPr>
        <w:tc>
          <w:tcPr>
            <w:tcW w:w="8634" w:type="dxa"/>
            <w:shd w:val="clear" w:color="auto" w:fill="auto"/>
          </w:tcPr>
          <w:p w14:paraId="1D194DFD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1D41E580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学院审核意见</w:t>
            </w:r>
          </w:p>
          <w:p w14:paraId="0FCD44D0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02BF7120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64336CBB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3DBD0DE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1.通过；        2.完善后通过；      3.不通过</w:t>
            </w:r>
          </w:p>
          <w:p w14:paraId="76D0F58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</w:t>
            </w:r>
          </w:p>
          <w:p w14:paraId="4312C363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4F9AC6E6">
            <w:pPr>
              <w:ind w:firstLine="5040" w:firstLineChars="21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5EFCB7E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</w:t>
            </w:r>
          </w:p>
          <w:p w14:paraId="1F478CB6">
            <w:pPr>
              <w:ind w:firstLine="6720" w:firstLineChars="28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</w:tbl>
    <w:p w14:paraId="438DE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0" w:beforeLines="0" w:after="0" w:afterLines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color w:val="000000" w:themeColor="text1"/>
          <w:w w:val="90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1440" w:right="1797" w:bottom="1440" w:left="1797" w:header="851" w:footer="992" w:gutter="0"/>
          <w:pgNumType w:fmt="numberInDash"/>
          <w:cols w:space="425" w:num="1"/>
          <w:docGrid w:type="lines" w:linePitch="312" w:charSpace="0"/>
        </w:sectPr>
      </w:pPr>
    </w:p>
    <w:p w14:paraId="4C78D0F3">
      <w:pPr>
        <w:pStyle w:val="23"/>
        <w:ind w:left="0" w:leftChars="0" w:firstLine="0" w:firstLineChars="0"/>
        <w:jc w:val="both"/>
        <w:rPr>
          <w:rFonts w:hint="default"/>
          <w:lang w:val="en-US" w:eastAsia="zh-CN"/>
        </w:rPr>
      </w:pPr>
    </w:p>
    <w:sectPr>
      <w:footerReference r:id="rId5" w:type="default"/>
      <w:pgSz w:w="11906" w:h="16838"/>
      <w:pgMar w:top="1701" w:right="1134" w:bottom="1417" w:left="1417" w:header="907" w:footer="850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1DC122EE-51D2-46E8-81CB-C380E4B9BB37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196EE63F-077F-4BB1-9C00-5C7F07C88A3B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FDBF42C3-B441-4D7A-AFB3-E8A921B1C9B2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312ACC">
    <w:pPr>
      <w:pStyle w:val="8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6C98C6">
                          <w:pPr>
                            <w:pStyle w:val="8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t>- 2 -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olJw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dT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P8olJw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6C98C6">
                    <w:pPr>
                      <w:pStyle w:val="8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t>- 2 -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FB16B">
    <w:pPr>
      <w:pStyle w:val="8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3" name="文本框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727A64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- 9 -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L2AA3M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727A64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- 9 -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6AF5FF">
    <w:pPr>
      <w:pStyle w:val="9"/>
      <w:pBdr>
        <w:bottom w:val="none" w:color="auto" w:sz="0" w:space="1"/>
      </w:pBdr>
      <w:rPr>
        <w:rFonts w:hint="eastAsia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C3BB4D"/>
    <w:multiLevelType w:val="multilevel"/>
    <w:tmpl w:val="CAC3BB4D"/>
    <w:lvl w:ilvl="0" w:tentative="0">
      <w:start w:val="1"/>
      <w:numFmt w:val="decimal"/>
      <w:pStyle w:val="2"/>
      <w:lvlText w:val="第%1章"/>
      <w:lvlJc w:val="left"/>
      <w:pPr>
        <w:tabs>
          <w:tab w:val="left" w:pos="420"/>
        </w:tabs>
        <w:ind w:left="425" w:hanging="425"/>
      </w:pPr>
      <w:rPr>
        <w:rFonts w:hint="default"/>
        <w:sz w:val="24"/>
      </w:rPr>
    </w:lvl>
    <w:lvl w:ilvl="1" w:tentative="0">
      <w:start w:val="1"/>
      <w:numFmt w:val="decimal"/>
      <w:pStyle w:val="3"/>
      <w:suff w:val="nothing"/>
      <w:lvlText w:val="%1.%2."/>
      <w:lvlJc w:val="left"/>
      <w:pPr>
        <w:tabs>
          <w:tab w:val="left" w:pos="420"/>
        </w:tabs>
        <w:ind w:left="850" w:hanging="453"/>
      </w:pPr>
      <w:rPr>
        <w:rFonts w:hint="default"/>
        <w:sz w:val="24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420"/>
        </w:tabs>
        <w:ind w:left="1508" w:hanging="708"/>
      </w:pPr>
      <w:rPr>
        <w:rFonts w:hint="default"/>
        <w:sz w:val="24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1">
    <w:nsid w:val="71E7D07D"/>
    <w:multiLevelType w:val="singleLevel"/>
    <w:tmpl w:val="71E7D07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odex">
    <w15:presenceInfo w15:providerId="None" w15:userId="Codex"/>
  </w15:person>
  <w15:person w15:author="WPS_1745382907">
    <w15:presenceInfo w15:providerId="WPS Office" w15:userId="823469589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trackRevisions w:val="1"/>
  <w:documentProtection w:formatting="1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kZDRjNjE4MTk3ODRlMjI0Nzg5MjhmMGEwNmJlZDMifQ=="/>
  </w:docVars>
  <w:rsids>
    <w:rsidRoot w:val="103941EB"/>
    <w:rsid w:val="00527BED"/>
    <w:rsid w:val="0421537A"/>
    <w:rsid w:val="04DD7638"/>
    <w:rsid w:val="0596483F"/>
    <w:rsid w:val="0691317E"/>
    <w:rsid w:val="06DD7C0F"/>
    <w:rsid w:val="07AA637F"/>
    <w:rsid w:val="07B215FB"/>
    <w:rsid w:val="0CAC2B9A"/>
    <w:rsid w:val="0D985C36"/>
    <w:rsid w:val="0F4731AF"/>
    <w:rsid w:val="103941EB"/>
    <w:rsid w:val="10944070"/>
    <w:rsid w:val="11F56363"/>
    <w:rsid w:val="150177FB"/>
    <w:rsid w:val="168801D3"/>
    <w:rsid w:val="183F23B9"/>
    <w:rsid w:val="1901426D"/>
    <w:rsid w:val="19244CD6"/>
    <w:rsid w:val="19C0552F"/>
    <w:rsid w:val="1ADA2CED"/>
    <w:rsid w:val="1B193AF0"/>
    <w:rsid w:val="1BB82AAA"/>
    <w:rsid w:val="1C3D736A"/>
    <w:rsid w:val="1CCD6C60"/>
    <w:rsid w:val="1EBE78FF"/>
    <w:rsid w:val="20A756FA"/>
    <w:rsid w:val="20E56222"/>
    <w:rsid w:val="21932171"/>
    <w:rsid w:val="23D711EC"/>
    <w:rsid w:val="23FC5FB8"/>
    <w:rsid w:val="25576DC4"/>
    <w:rsid w:val="290D4568"/>
    <w:rsid w:val="294D3731"/>
    <w:rsid w:val="298231EA"/>
    <w:rsid w:val="2B3A609F"/>
    <w:rsid w:val="2B762899"/>
    <w:rsid w:val="3025663B"/>
    <w:rsid w:val="32393E38"/>
    <w:rsid w:val="35BA34DA"/>
    <w:rsid w:val="35EF74CF"/>
    <w:rsid w:val="36455341"/>
    <w:rsid w:val="36BA2868"/>
    <w:rsid w:val="36DD1132"/>
    <w:rsid w:val="37F8706F"/>
    <w:rsid w:val="386A72E1"/>
    <w:rsid w:val="39B262AE"/>
    <w:rsid w:val="39E362DD"/>
    <w:rsid w:val="3B0E2C74"/>
    <w:rsid w:val="3C37397E"/>
    <w:rsid w:val="3C5F2E1D"/>
    <w:rsid w:val="3CA20C0F"/>
    <w:rsid w:val="3F3423F7"/>
    <w:rsid w:val="42BD7B7F"/>
    <w:rsid w:val="44AC50DD"/>
    <w:rsid w:val="450A19D1"/>
    <w:rsid w:val="4594234D"/>
    <w:rsid w:val="45DF48DC"/>
    <w:rsid w:val="46AD34A8"/>
    <w:rsid w:val="484F3E57"/>
    <w:rsid w:val="4BD7025D"/>
    <w:rsid w:val="4C6B33F0"/>
    <w:rsid w:val="4C701556"/>
    <w:rsid w:val="4CD07462"/>
    <w:rsid w:val="4E2D705C"/>
    <w:rsid w:val="50212524"/>
    <w:rsid w:val="51AB479B"/>
    <w:rsid w:val="542773EF"/>
    <w:rsid w:val="54E63D3C"/>
    <w:rsid w:val="5665221F"/>
    <w:rsid w:val="578C7028"/>
    <w:rsid w:val="58DE2BED"/>
    <w:rsid w:val="5A9D7BEB"/>
    <w:rsid w:val="5B5404A1"/>
    <w:rsid w:val="5C3F1B9C"/>
    <w:rsid w:val="5E341674"/>
    <w:rsid w:val="5E97484A"/>
    <w:rsid w:val="5EB629D1"/>
    <w:rsid w:val="5EE94B54"/>
    <w:rsid w:val="61587D6F"/>
    <w:rsid w:val="61CD0651"/>
    <w:rsid w:val="62344338"/>
    <w:rsid w:val="62D17DD9"/>
    <w:rsid w:val="645110EF"/>
    <w:rsid w:val="648E5C09"/>
    <w:rsid w:val="672229B1"/>
    <w:rsid w:val="68B473FF"/>
    <w:rsid w:val="691E364C"/>
    <w:rsid w:val="6AE352CC"/>
    <w:rsid w:val="6DD830E8"/>
    <w:rsid w:val="6DE76703"/>
    <w:rsid w:val="6E433F5B"/>
    <w:rsid w:val="6F0B6421"/>
    <w:rsid w:val="719D3191"/>
    <w:rsid w:val="7254082D"/>
    <w:rsid w:val="72A359D6"/>
    <w:rsid w:val="73AF3484"/>
    <w:rsid w:val="76E557A9"/>
    <w:rsid w:val="799C5C75"/>
    <w:rsid w:val="7A4776B9"/>
    <w:rsid w:val="7B4D0E37"/>
    <w:rsid w:val="7BC9569A"/>
    <w:rsid w:val="7CB71996"/>
    <w:rsid w:val="7CDF3F7D"/>
    <w:rsid w:val="7D99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1"/>
    <w:pPr>
      <w:numPr>
        <w:ilvl w:val="0"/>
        <w:numId w:val="1"/>
      </w:numPr>
      <w:spacing w:line="400" w:lineRule="exact"/>
      <w:ind w:left="425" w:hanging="425"/>
      <w:outlineLvl w:val="0"/>
    </w:pPr>
    <w:rPr>
      <w:rFonts w:eastAsia="宋体" w:asciiTheme="minorAscii" w:hAnsiTheme="minorAscii"/>
      <w:bCs/>
      <w:sz w:val="24"/>
      <w:szCs w:val="32"/>
    </w:rPr>
  </w:style>
  <w:style w:type="paragraph" w:styleId="3">
    <w:name w:val="heading 2"/>
    <w:basedOn w:val="1"/>
    <w:next w:val="1"/>
    <w:link w:val="27"/>
    <w:unhideWhenUsed/>
    <w:qFormat/>
    <w:uiPriority w:val="0"/>
    <w:pPr>
      <w:numPr>
        <w:ilvl w:val="1"/>
        <w:numId w:val="1"/>
      </w:numPr>
      <w:spacing w:before="0" w:beforeAutospacing="1" w:after="0" w:afterAutospacing="1" w:line="400" w:lineRule="exact"/>
      <w:ind w:left="850" w:leftChars="0" w:hanging="453"/>
      <w:jc w:val="both"/>
      <w:outlineLvl w:val="1"/>
    </w:pPr>
    <w:rPr>
      <w:rFonts w:hint="eastAsia" w:ascii="宋体" w:hAnsi="宋体" w:eastAsia="宋体" w:cs="宋体"/>
      <w:bCs/>
      <w:kern w:val="0"/>
      <w:sz w:val="24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360" w:lineRule="auto"/>
      <w:ind w:left="1508" w:hanging="708" w:firstLineChars="0"/>
      <w:outlineLvl w:val="2"/>
    </w:pPr>
    <w:rPr>
      <w:rFonts w:eastAsia="宋体" w:asciiTheme="minorAscii" w:hAnsiTheme="minorAscii"/>
      <w:sz w:val="24"/>
    </w:rPr>
  </w:style>
  <w:style w:type="character" w:default="1" w:styleId="18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Body Text"/>
    <w:basedOn w:val="1"/>
    <w:qFormat/>
    <w:uiPriority w:val="0"/>
    <w:pPr>
      <w:spacing w:after="120"/>
    </w:pPr>
  </w:style>
  <w:style w:type="paragraph" w:styleId="7">
    <w:name w:val="Body Text Indent 2"/>
    <w:basedOn w:val="1"/>
    <w:qFormat/>
    <w:uiPriority w:val="0"/>
    <w:pPr>
      <w:spacing w:after="120" w:line="480" w:lineRule="auto"/>
      <w:ind w:left="420" w:leftChars="200"/>
    </w:pPr>
    <w:rPr>
      <w:rFonts w:ascii="Times New Roman" w:hAnsi="Times New Roman"/>
      <w:sz w:val="32"/>
      <w:szCs w:val="24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next w:val="1"/>
    <w:qFormat/>
    <w:uiPriority w:val="0"/>
    <w:pPr>
      <w:widowControl w:val="0"/>
      <w:spacing w:before="120" w:line="400" w:lineRule="auto"/>
      <w:jc w:val="distribute"/>
    </w:pPr>
    <w:rPr>
      <w:rFonts w:ascii="黑体" w:hAnsi="Times New Roman" w:eastAsia="黑体" w:cs="Times New Roman"/>
      <w:sz w:val="24"/>
      <w:szCs w:val="24"/>
      <w:lang w:val="en-US" w:eastAsia="zh-CN" w:bidi="ar-SA"/>
    </w:rPr>
  </w:style>
  <w:style w:type="paragraph" w:styleId="11">
    <w:name w:val="footnote text"/>
    <w:basedOn w:val="1"/>
    <w:qFormat/>
    <w:uiPriority w:val="0"/>
    <w:pPr>
      <w:snapToGrid w:val="0"/>
    </w:pPr>
    <w:rPr>
      <w:sz w:val="18"/>
    </w:rPr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paragraph" w:styleId="13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  <w:lang w:val="en-US" w:bidi="ar-SA"/>
    </w:rPr>
  </w:style>
  <w:style w:type="paragraph" w:styleId="14">
    <w:name w:val="Title"/>
    <w:basedOn w:val="1"/>
    <w:qFormat/>
    <w:uiPriority w:val="0"/>
    <w:pPr>
      <w:jc w:val="center"/>
      <w:outlineLvl w:val="0"/>
    </w:pPr>
    <w:rPr>
      <w:rFonts w:ascii="Arial" w:hAnsi="Arial" w:eastAsia="黑体" w:cs="Arial"/>
      <w:b/>
      <w:bCs/>
      <w:sz w:val="36"/>
      <w:szCs w:val="32"/>
    </w:rPr>
  </w:style>
  <w:style w:type="paragraph" w:styleId="15">
    <w:name w:val="Body Text First Indent"/>
    <w:basedOn w:val="6"/>
    <w:qFormat/>
    <w:uiPriority w:val="0"/>
    <w:pPr>
      <w:ind w:firstLine="420" w:firstLineChars="100"/>
    </w:pPr>
    <w:rPr>
      <w:rFonts w:ascii="Calibri" w:hAnsi="Calibri" w:eastAsia="宋体"/>
      <w:kern w:val="0"/>
      <w:sz w:val="20"/>
      <w:szCs w:val="20"/>
    </w:rPr>
  </w:style>
  <w:style w:type="table" w:styleId="17">
    <w:name w:val="Table Grid"/>
    <w:basedOn w:val="1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page number"/>
    <w:basedOn w:val="18"/>
    <w:qFormat/>
    <w:uiPriority w:val="0"/>
  </w:style>
  <w:style w:type="character" w:styleId="21">
    <w:name w:val="Hyperlink"/>
    <w:qFormat/>
    <w:uiPriority w:val="0"/>
    <w:rPr>
      <w:color w:val="0000FF"/>
      <w:u w:val="single"/>
    </w:rPr>
  </w:style>
  <w:style w:type="character" w:styleId="22">
    <w:name w:val="footnote reference"/>
    <w:basedOn w:val="18"/>
    <w:autoRedefine/>
    <w:qFormat/>
    <w:uiPriority w:val="0"/>
    <w:rPr>
      <w:vertAlign w:val="superscript"/>
    </w:rPr>
  </w:style>
  <w:style w:type="paragraph" w:customStyle="1" w:styleId="23">
    <w:name w:val="正文首行缩进 21"/>
    <w:basedOn w:val="1"/>
    <w:qFormat/>
    <w:uiPriority w:val="0"/>
    <w:pPr>
      <w:spacing w:after="120"/>
      <w:ind w:left="420" w:leftChars="200" w:firstLine="420" w:firstLineChars="200"/>
    </w:pPr>
  </w:style>
  <w:style w:type="paragraph" w:customStyle="1" w:styleId="24">
    <w:name w:val="段落"/>
    <w:basedOn w:val="1"/>
    <w:qFormat/>
    <w:uiPriority w:val="0"/>
    <w:pPr>
      <w:widowControl/>
      <w:adjustRightInd w:val="0"/>
      <w:spacing w:line="420" w:lineRule="exact"/>
      <w:ind w:firstLine="520" w:firstLineChars="200"/>
      <w:textAlignment w:val="baseline"/>
    </w:pPr>
    <w:rPr>
      <w:spacing w:val="10"/>
      <w:sz w:val="24"/>
      <w:szCs w:val="20"/>
    </w:rPr>
  </w:style>
  <w:style w:type="paragraph" w:customStyle="1" w:styleId="25">
    <w:name w:val="标题2"/>
    <w:basedOn w:val="14"/>
    <w:autoRedefine/>
    <w:qFormat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sz w:val="30"/>
      <w:szCs w:val="20"/>
    </w:rPr>
  </w:style>
  <w:style w:type="paragraph" w:customStyle="1" w:styleId="26">
    <w:name w:val="标题1"/>
    <w:basedOn w:val="14"/>
    <w:qFormat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sz w:val="30"/>
      <w:szCs w:val="20"/>
    </w:rPr>
  </w:style>
  <w:style w:type="character" w:customStyle="1" w:styleId="27">
    <w:name w:val="标题 2 Char"/>
    <w:link w:val="3"/>
    <w:qFormat/>
    <w:uiPriority w:val="0"/>
    <w:rPr>
      <w:rFonts w:hint="eastAsia" w:ascii="宋体" w:hAnsi="宋体" w:eastAsia="宋体" w:cs="宋体"/>
      <w:bCs/>
      <w:kern w:val="0"/>
      <w:sz w:val="24"/>
      <w:szCs w:val="36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6589</Words>
  <Characters>7482</Characters>
  <Lines>0</Lines>
  <Paragraphs>0</Paragraphs>
  <TotalTime>26</TotalTime>
  <ScaleCrop>false</ScaleCrop>
  <LinksUpToDate>false</LinksUpToDate>
  <CharactersWithSpaces>7715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2022-06-14T08:37:00Z</dcterms:created>
  <dc:creator>ZXQ</dc:creator>
  <cp:lastModifiedBy>WPS_1745382907</cp:lastModifiedBy>
  <cp:lastPrinted>2023-05-06T08:23:00Z</cp:lastPrinted>
  <dcterms:modified xsi:type="dcterms:W3CDTF">2026-07-16T00:46:20Z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BE45C7571A2F44F280C5C8050C5363BA</vt:lpwstr>
  </property>
  <property fmtid="{D5CDD505-2E9C-101B-9397-08002B2CF9AE}" pid="4" name="KSOTemplateDocerSaveRecord">
    <vt:lpwstr>eyJoZGlkIjoiMGI2MjU2OTI0MDI1ZDliNTNkYjNiNDk3NTBmYzkxYTYiLCJ1c2VySWQiOiIxNjk1NTQ5MjM3In0=</vt:lpwstr>
  </property>
</Properties>
</file>