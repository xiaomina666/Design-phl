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74B1">
      <w:pPr>
        <w:spacing w:line="360" w:lineRule="auto"/>
        <w:jc w:val="center"/>
        <w:rPr>
          <w:rFonts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泉州职业技术大学</w:t>
      </w:r>
    </w:p>
    <w:p w14:paraId="62D58A51">
      <w:pPr>
        <w:spacing w:line="360" w:lineRule="auto"/>
        <w:jc w:val="center"/>
        <w:rPr>
          <w:rFonts w:ascii="黑体" w:hAnsi="Times New Roman" w:eastAsia="黑体"/>
          <w:b w:val="0"/>
          <w:bCs w:val="0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开题报告书</w:t>
      </w:r>
    </w:p>
    <w:p w14:paraId="2343C9E2">
      <w:pPr>
        <w:spacing w:line="360" w:lineRule="auto"/>
        <w:ind w:firstLine="627" w:firstLineChars="196"/>
        <w:jc w:val="center"/>
        <w:rPr>
          <w:rFonts w:ascii="黑体" w:hAnsi="Times New Roman" w:eastAsia="黑体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31CA84AD">
      <w:pPr>
        <w:ind w:firstLine="241" w:firstLineChars="100"/>
        <w:rPr>
          <w:rFonts w:ascii="黑体" w:hAnsi="黑体" w:eastAsia="黑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123B9691">
      <w:pPr>
        <w:ind w:firstLine="357" w:firstLineChars="149"/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7BA83BB4">
      <w:pPr>
        <w:pStyle w:val="23"/>
      </w:pPr>
    </w:p>
    <w:p w14:paraId="7EF1C658">
      <w:pPr>
        <w:spacing w:line="480" w:lineRule="auto"/>
        <w:ind w:firstLine="1944" w:firstLineChars="648"/>
        <w:rPr>
          <w:rFonts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题    目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广州黄埔油库工艺设计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1E7B35F5">
      <w:pPr>
        <w:spacing w:line="480" w:lineRule="auto"/>
        <w:ind w:firstLine="447" w:firstLineChars="149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学    院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能源学院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 w14:paraId="034145F3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年级专业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23级油气储运工程2班</w:t>
      </w:r>
      <w:r>
        <w:rPr>
          <w:rFonts w:ascii="宋体" w:hAnsi="宋体"/>
          <w:spacing w:val="-30"/>
          <w:sz w:val="30"/>
          <w:u w:val="single"/>
        </w:rPr>
        <w:t xml:space="preserve"> </w:t>
      </w:r>
    </w:p>
    <w:p w14:paraId="2453C7D0">
      <w:pPr>
        <w:spacing w:line="480" w:lineRule="auto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   姓    名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裴慧琳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 w14:paraId="4352ABAB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学    号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23104242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 w14:paraId="6EA67801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指导教师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叶章评  李琦钰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3FCCC77D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职    称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高级工程师 助教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1AE1EB37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开题时间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2026年7月13日</w:t>
      </w:r>
      <w:r>
        <w:rPr>
          <w:rFonts w:hint="eastAsia" w:ascii="宋体" w:hAnsi="宋体"/>
          <w:color w:val="000000" w:themeColor="text1"/>
          <w:spacing w:val="-8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2996757F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0BFB9477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599E6BD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7F2DB5B5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1E9B051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3D7E3ECB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11379F9A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172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  <w:gridCol w:w="8634"/>
      </w:tblGrid>
      <w:tr w14:paraId="1133C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3" w:hRule="atLeast"/>
        </w:trPr>
        <w:tc>
          <w:tcPr>
            <w:tcW w:w="8634" w:type="dxa"/>
            <w:shd w:val="clear" w:color="auto" w:fill="auto"/>
            <w:vAlign w:val="top"/>
          </w:tcPr>
          <w:p w14:paraId="68C79F32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本选题研究的目的及意义</w:t>
            </w:r>
          </w:p>
          <w:p w14:paraId="114C7D4A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一、研究目的</w:t>
            </w:r>
          </w:p>
          <w:p w14:paraId="4103CED3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满足区域能源供需需求：对广州黄浦油库工艺设计进行研究，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通过系统化的工艺方案设计，规划油品接收、存储、中转、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发出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套作业流程，合理选配输送泵、管线、计量设备，协调库区各功能区块的油料调配工作。以此平衡上游供油与区域内交通、厂区、基建等多方不均匀的用油需求，提升油品周转效率；依靠合理的仓储工艺布局实现油料常态化储备，在极端天气、运输中断等特殊情况下保障应急供油，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保障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区域能源供应的稳定性。</w:t>
            </w:r>
          </w:p>
          <w:p w14:paraId="7FFA5AA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全方位把控油库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安全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：结合挂广州黄埔此区域的气候数据，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依托规范完善的工艺设计，合理布设防火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堤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、防静电接地、油气回收、防渗排水、紧急切断管路等安全工艺设施。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并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优化管线排布、罐区工艺联锁控制方案，规避油品泄漏、静电起火、爆炸以及水土环境污染等安全事故。依靠成熟可靠的工艺流程规范装卸、储存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各项操作，降低人为操作失误带来的安全风险，保障油库长期安全、平稳运行。</w:t>
            </w:r>
          </w:p>
          <w:p w14:paraId="239DB49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油库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绿色可持续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运行：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工艺方案中增设油气回收、含油污水归集处理、泄漏在线监测等配套工艺设施，对库区作业产生的挥发油气、污水、渗漏油品进行统一收集治理。有效避免油品污染大气、土壤与周边水体，使油库各项排放指标满足环保相关条例要求，降低库区运营带来的生态负面影响，达成安全生产与生态保护协同发展。</w:t>
            </w:r>
          </w:p>
          <w:p w14:paraId="52687376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二、研究意义</w:t>
            </w:r>
          </w:p>
          <w:p w14:paraId="54A87AC3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（一）理论意义</w:t>
            </w:r>
          </w:p>
          <w:p w14:paraId="3661F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完善多学科交叉的储运工程理论体系：油库设计涵盖石油储运工艺、流体力学、安全工程、环境工程、智能自动控制等多个学科领域。当前石油储运行业正向绿色化、智能化、安全化转型，传统设计理论、工艺优化体系及安全管控模型存在一定局限性。开展系统化油库设计研究，可针对性完善油品储存、装卸输送、损耗控制、安全风控、节能降耗等核心模块的理论内容，打破学科应用壁垒，推动多学科交叉融合在油库工程领域的落地，进一步丰富和细化石油储运工程理论体系。</w:t>
            </w:r>
          </w:p>
          <w:p w14:paraId="0D86B1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规范油库设计的理论标准与体系框架：本研究严格对标国家现行油库设计、安全管理、生态环保相关标准规范，摒弃传统经验化设计的片面性与随意性。通过对油库总平面布局、储罐型式选型、工艺流程设计、配套系统配置及安全环保设施布设等核心内容的系统性、规范化研究，进一步明确油库全流程设计的科学逻辑与技术准则，有效提升油库设计方案的科学性、合理性与规范性，完善油库工程标准化设计的理论框架。</w:t>
            </w:r>
          </w:p>
          <w:p w14:paraId="14D5643D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（二）现实意义</w:t>
            </w:r>
          </w:p>
          <w:p w14:paraId="01C3E8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优化运营模式，提升油库经济效益：通过科学优化油库总体布局、储运工艺流程与设备配套配置，可有效理顺油品储存、装卸、输转全流程作业逻辑，大幅提升油库整体作业效率。同时能够精准控制油品蒸发损耗、设备运行能耗及日常运维成本，减少资源浪费，优化油库运营模式，显著提升油库运行稳定性与综合经济效益，适配市场化成品油储运的高效运营需求。</w:t>
            </w:r>
          </w:p>
          <w:p w14:paraId="5BA08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筑牢安全防线，践行绿色低碳发展理念：油库属于高危储运场所，火灾、爆炸、油品泄漏及油气污染是核心风险隐患。本次设计通过科学配置消防防护、防雷防静电、实时泄漏监测、油气回收、污水处置等安全环保设施，构建全方位、立体化的安全防控与环保治理体系，可有效规避重大安全事故、降低油气污染物排放，大幅提升油库本质安全水平，契合我国“双碳”目标以及绿色石化、绿色储运的行业发展要求。</w:t>
            </w:r>
          </w:p>
          <w:p w14:paraId="7EF67D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.助力行业升级，保障国家能源储运安全：在国家大力推进能源安全战略、现代物流基础设施升级、石化行业高质量发展的背景下，老旧油库改造、智能化新库建设需求持续激增。本研究的设计方案可有效优化石油储运基础设施建设标准，推动传统油库向智能化、集约化、绿色化、安全化升级，完善国内油气储运网络布局，对提升石油储运行业整体建设水平、保障区域油品稳定应急保供、筑牢国家能源储运安全屏障具有重要的现实推动作用。</w:t>
            </w:r>
          </w:p>
          <w:p w14:paraId="6F78372B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本选题国内外研究状况综述</w:t>
            </w:r>
          </w:p>
          <w:p w14:paraId="130CC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国内研究现状</w:t>
            </w:r>
          </w:p>
          <w:p w14:paraId="1E8F9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近年来，伴随国内能源储备体系持续完善、成品油储运管网规模化建设，油库工艺设计逐步摆脱传统经验化设计模式，朝着标准化、绿色低碳、数字化智能管控方向转型。国内工程学者、设计院围绕管道协同布局、装卸工艺、设备选型、罐区管道、安全布局、环保减排、自动化运维七大核心方向开展大量工程实践与理论研究，形成适配我国管网布局、软土地基、多雨气候、现行规范体系的成套设计思路。 在管网协同与库区总体规划层面，张付卿（2005）提出，现代化成品油库建设必须与全国成品油干线管道统筹配套、一体化规划，油库总平面、储运系统、自控、供配电、消防给排水均需贴合管道下载输送需求。</w:t>
            </w:r>
            <w:ins w:id="0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管道配套油库需结合管道额定下载流量核算储罐总容量，改造或增设电动进罐阀门，同步扩容公路发油设施，实现管道连续卸油与公路快速外发联动；库区供电、消防系统与管道站场统一设计，减少重复建设、节约占地与投资。</w:t>
            </w:r>
            <w:ins w:id="1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当前国内新建分销型油库普遍遵循该思路，依托长输管道替代传统铁路、水运进厂模式，实现全天候稳定输油，降低中转损耗与运输成本。</w:t>
            </w:r>
            <w:ins w:id="2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[11,14]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在工艺流程与装卸工艺层面，国内油库通用“管道进厂—储罐储存—自动化装车外发”密闭工艺主线，分上装、下装两种发油模式，行业已明确下装发油是主流升级方向。</w:t>
            </w:r>
            <w:ins w:id="3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[5,14]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对比两类装车工艺指出，传统上装发油流量仅50～100m³/h，敞开式作业挥发大量油气；而下装发油流量可达120～140m³/h，全程密闭无罐口敞开，可直接对接油气回收快速接头，大幅减少挥发性有机物排放，同时支持多舱罐车多鹤管同步作业，缩短车辆排队时长，消除人员登高操作的安全隐患。</w:t>
            </w:r>
            <w:ins w:id="4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现阶段国内发达地区油库多采用上下装结合方案，同步配套自动化添加剂加注系统，满足多品类油品调兑需求。针对华南软土、多雨地域工况，陈敏平（2011）补充了配管专项设计要点：储罐与汇管地基易产生不均匀沉降，罐根阀门后必须设置金属波纹软管补偿位移，阀门支架与储罐基础整体浇筑，避免管线焊缝撕裂泄漏；高黏燃料油输送管线配套分段蒸汽伴热，管沟采用细砂回填密封，防止积水散失热量、升高油品黏度造成输送不畅。</w:t>
            </w:r>
            <w:ins w:id="5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[9]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在储罐与机泵设备选型方面，国内依托国家战略石油储备工程，10万m³、15万m³大型浮顶、内浮顶储罐国产化设计技术完全成熟。</w:t>
            </w:r>
            <w:ins w:id="6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行业严格遵循GB 50074、GB 50341开展选型：汽油等高挥发性油品选用内浮顶罐抑制挥发损耗，柴油、燃料油采用固定顶罐，万立方米级拱顶罐优先采用双向子午线网壳顶，实现长期免防腐维护；机泵按输送介质区分，轻质成品油选用低泄漏离心泵，高黏燃料油配套自吸式螺杆泵，设计阶段必须精确核算装置汽蚀余量，严格遵循介质安全系数，杜绝泵空转、流量不足故障。</w:t>
            </w:r>
            <w:ins w:id="7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[6-7]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有限元数值模拟已普遍用于储罐风、雨、地震荷载与底板应力校核，提升罐体结构安全冗余。</w:t>
            </w:r>
            <w:ins w:id="8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在罐区安全布置与标准研究领域，陆育等（2024）系统对比国内GB 50074、GB 50160与国外NFPA、API系列规范，梳理油品危险分类、储罐防火间距、隔堤、防火堤容积核心差异：国内仅以闭杯闪点划分危险等级，储罐间距按罐径倍数取值，隔堤、堤体高度与有效容积均设置强制条款；国内工程大量采用PHAST仿真软件模拟储罐火灾热辐射，验证现行防火间距的合理性，为大型罐区布局提供量化支撑。</w:t>
            </w:r>
            <w:ins w:id="9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[10]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HAZOP、故障树、定量风险评价等手段广泛用于风险辨识，配套可燃气体探测、紧急切断联锁、自动泡沫消防构建全流程安全防线。</w:t>
            </w:r>
            <w:ins w:id="10" w:author="Codex" w:date="2026-07-16T01:18:53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[1,13]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环保与自动化工艺研究方面，响应国家“双碳”与挥发性有机物管控政策，国内重点推广吸收、冷凝、吸附及耦合式油气回收成套设备。</w:t>
            </w:r>
            <w:ins w:id="11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[2]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分析行业应用现状：汽油内浮顶罐、管道进厂已大幅削减储存与进油损耗，但传统上装发油环节油气逸散问题突出；年发油量50万吨以上大中型油库配套油气回收装置，两年内即可收回设备投资，同时消除有毒油气对作业人员的伤害。</w:t>
            </w:r>
            <w:ins w:id="12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[12,14]</w:t>
              </w:r>
            </w:ins>
            <w:ins w:id="13" w:author="Codex" w:date="2026-07-16T01:18:53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 xml:space="preserve"> 在清罐原油处理方面，王文涛等（2024）开展了高含铁清罐原油脱铁净化技术的工业实践，为清罐原油资源化处理提供了工程参考。</w:t>
              </w:r>
            </w:ins>
            <w:ins w:id="14" w:author="Codex" w:date="2026-07-16T01:18:53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[4]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自动化系统作为油库核心配套，完整覆盖罐群计量、公路定量装车、安全监控三大模块：罐区采用伺服、磁致伸缩液位计，自动采集液位、温度、密度数据并超限报警；装车系统采用PLC集散控制，集成静电接地、溢油联锁、多段缓关阀防水击、温度补偿、IC卡刷卡发油功能；库区部署可燃气体探测、电子巡更、视频监控联动火灾报警系统，实现少人值守、数字化调度。</w:t>
            </w:r>
            <w:ins w:id="15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[8]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行业现存短板同样受到学界关注：当前国内中小型自备油库工艺老旧、下装发油、油气回收、智能计量改造滞后；全过程定量风险评估、数字孪生仿真尚未大范围落地；不同国标间防火堤、隔堤条款存在细微冲突；专业设计人才供给不足，精细化节能、超低排放工艺普及度有限，制约油库现代化升级速度。</w:t>
            </w:r>
          </w:p>
          <w:p w14:paraId="3C66C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二、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国外研究现状 </w:t>
            </w:r>
          </w:p>
          <w:p w14:paraId="0C100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欧美、日本等发达国家石油储运产业起步更早，经过数十年工程迭代，形成以API、NFPA、ISO、EI、OISD为核心的完整油库设计理论与标准体系，设计理念侧重全生命周期安全管控、量化风险仿真、智能化数字运维。</w:t>
            </w:r>
            <w:ins w:id="16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[15-17]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在安全设计与标准体系层面，国外严格推行全过程工艺安全管理，将风险模拟、安全校核贯穿油库规划、工艺设计、施工、运维、报废全周期。美国NFPA 30、API 650、API 2610为全球通用标杆规范：NFPA 30同时结合闪点、沸点、蒸气压划分液体危险等级，相比国内单一闪点分类更为精细；</w:t>
            </w:r>
            <w:ins w:id="17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储罐防火间距、隔堤、防火堤设计依托火灾热辐射仿真确定，大容量易燃储罐强制单罐单隔，堤体容积预留雨水、消防水容纳余量；</w:t>
            </w:r>
            <w:ins w:id="18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[16]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API 650采用性能化设计思路，储罐壁厚、底板应力计算灵活取值，兼顾安全与钢材消耗。</w:t>
            </w:r>
            <w:ins w:id="19" w:author="Codex" w:date="2026-07-15T16:40:46Z">
              <w:r>
                <w:rPr>
                  <w:rFonts w:hint="default" w:asciiTheme="minorEastAsia" w:hAnsiTheme="minorEastAsia" w:eastAsiaTheme="minorEastAsia" w:cstheme="minorEastAsia"/>
                  <w:color w:val="000000" w:themeColor="text1"/>
                  <w:kern w:val="2"/>
                  <w:sz w:val="24"/>
                  <w:szCs w:val="24"/>
                  <w:highlight w:val="none"/>
                  <w:vertAlign w:val="superscript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w:t>[15]</w:t>
              </w:r>
            </w:ins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英国EI、印度OISD结合本土气候形成补充规范，搭建多层次标准化框架。 智能化与数字化工艺是国外近年核心研究方向，依托DCS、SCADA、物联网感知搭建库区实时监控网络，融合数字孪生、人工智能实现设备预测性维护、泄漏智能预警、库存自动调度。行业普遍采用Phast、Aloha仿真软件模拟火灾、泄漏扩散，以量化结果反向优化罐间距、消防配置，推动安全设计由查表规范向数值量化升级。 环保与装卸工艺领域，欧美严苛的挥发性有机物管控法规推动冷凝-吸附联合、膜分离、低温油气回收技术商业化；国外油库全面普及密闭下装装车系统，配套一体化回收管路，从源头控制油气挥发。同时海外学者长期开展罐底油泥沉积、含油废弃物处置、储运换热网络优化基础研究，持续通过数值仿真优化储存、输送工艺参数。当前以数字孪生、全周期安全评估、智能能源调度为核心的智慧油库，是国际油库工艺设计主流发展方向。</w:t>
            </w:r>
          </w:p>
          <w:p w14:paraId="2E4B62A1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三、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国内外研究评价 </w:t>
            </w:r>
          </w:p>
          <w:p w14:paraId="29AFDD90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整体来看，国外油库工艺设计理论体系成熟完整，全过程量化风险评估、数字孪生落地、高端油气回收、密闭下装成套工艺、仿真工具商业化应用具备显著领先优势，标准体系兼顾安全、环保、工程经济性。 国内依托长输成品油管道、战略储油库大规模建设，在管道配套油库一体化设计、软土地基配管沉降补偿、大型储罐国产化、常规油气回收、自动化定量装车系统领域实现跨越式发展，整体技术与国际先进水平差距持续缩小。但行业仍存在明显短板：一是中小型自备油库工艺改造进度缓慢，下装发油、智能计量普及率偏低；二是全过程定量风险评价、数字孪生仿真仅在大型储备库试点，未全面普及；三是国内多项储罐相关标准条款存在不统一问题，防火堤、隔堤设计仍有优化空间；四是超低排放、精细化节能工艺落地范围有限。 综合国内外现有研究成果，本次黄埔区成品油库工艺设计将严格遵循GB 50074、GB 50341等国内现行强制规范，借鉴国外全周期安全管控、密闭装卸先进思路，结合本地多雨、软土地基区域特征，统筹管道卸油、下装密闭发油、罐区沉降补偿、蒸汽伴热、油气回收、智能自控整套工艺方案，打造安全合规、经济节能、绿色低碳、适配区域管网配套的成品油库系统。</w:t>
            </w:r>
          </w:p>
          <w:p w14:paraId="393EB44A">
            <w:pPr>
              <w:numPr>
                <w:ilvl w:val="0"/>
                <w:numId w:val="0"/>
              </w:numPr>
              <w:tabs>
                <w:tab w:val="left" w:pos="311"/>
              </w:tabs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本选题研究的主要内容及写作提纲</w:t>
            </w:r>
          </w:p>
          <w:p w14:paraId="6BF973B6">
            <w:pPr>
              <w:numPr>
                <w:ilvl w:val="0"/>
                <w:numId w:val="2"/>
              </w:numPr>
              <w:spacing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主要研究内容</w:t>
            </w:r>
          </w:p>
          <w:p w14:paraId="720A69B7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本课题以广州黄埔油库为设计对象，依据《石油库设计规范》（GB 50074）、《输油管道工程设计规范》（GB 50253）、《石油化工企业设计防火标准》（GB 50160）等现行国家标准，结合广州黄埔地区自然条件及油库基础参数，对92#汽油、95#汽油和0#柴油储运工艺进行设计。油库主要承担成品油的接收、储存和分发任务，其中油品全部采用管道进库，出库采用管输与公路运输相结合的方式，以满足区域成品油供应需求。</w:t>
            </w:r>
          </w:p>
          <w:p w14:paraId="5C066DF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本课题主要研究内容如下：</w:t>
            </w:r>
          </w:p>
          <w:p w14:paraId="550DA3D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（1）油库总体工艺方案设计：</w:t>
            </w:r>
          </w:p>
          <w:p w14:paraId="481428C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根据油库设计规模、油品种类及收发油方式，确定油库总体布置方案，合理划分储油区、装卸区、辅助生产区及管理区，确定油库工艺流程及主要工艺系统，保证物流组织合理、运行安全可靠。</w:t>
            </w:r>
          </w:p>
          <w:p w14:paraId="7DC822D9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（2）油库工艺流程设计：</w:t>
            </w:r>
          </w:p>
          <w:p w14:paraId="48CF9E2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合广州黄埔油库生产特点，设计完整的油库工艺流程，包括收油工艺、储存工艺、发油工艺、清管工艺以及油气回收工艺。收油采用管道密闭输送，储油采用分类分罐储存，发油采用管输和汽车装车相结合的方式，并配置清管设施和油气回收系统，提高输送效率，减少油品蒸发损耗，降低环境污染。</w:t>
            </w:r>
          </w:p>
          <w:p w14:paraId="22DFF32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（3）工艺计算及设备选型：</w:t>
            </w:r>
          </w:p>
          <w:p w14:paraId="64EC84CE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任务书要求，完成油库储罐容量计算，确定储罐数量及规格；完成输油管线和集油管线管径计算，进行管道水力计算及压力损失计算；依据计算结果完成输油泵选型，并对装卸油能力进行校核，保证工艺系统满足设计要求。</w:t>
            </w:r>
          </w:p>
          <w:p w14:paraId="4C261046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（4）安全及消防设计：</w:t>
            </w:r>
          </w:p>
          <w:p w14:paraId="38472C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依据国家规范完成储罐区防火堤计算，合理布置消防系统，确定消防设施配置；同时完成防雷、防静电、防泄漏等安全措施设计，提高油库安全运行水平。</w:t>
            </w:r>
          </w:p>
          <w:p w14:paraId="62C023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（5）HSE管理设计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2FC1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结合现代油库HSE（Health、Safety and Environment）管理理念，从人员健康、安全生产和环境保护三个方面分析油库运行风险，提出油气回收、事故污油收集、含油污水处理、消防应急及职业健康防护等措施，实现油库安全、绿色、高效运行。</w:t>
            </w:r>
          </w:p>
          <w:p w14:paraId="7A5F3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（6）工艺图纸绘制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68104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完成油库总平面布置图、工艺流程图及主要工艺管道布置图绘制，为油库建设及运行提供设计依据。</w:t>
            </w:r>
          </w:p>
          <w:p w14:paraId="2B43BECB">
            <w:pPr>
              <w:numPr>
                <w:ilvl w:val="0"/>
                <w:numId w:val="0"/>
              </w:num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四、写作提纲</w:t>
            </w:r>
          </w:p>
          <w:p w14:paraId="3B541F76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绪论</w:t>
            </w:r>
          </w:p>
          <w:p w14:paraId="59B3F3FA">
            <w:pPr>
              <w:pStyle w:val="3"/>
              <w:bidi w:val="0"/>
              <w:ind w:left="850" w:leftChars="0" w:hanging="453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课题研究背景</w:t>
            </w:r>
          </w:p>
          <w:p w14:paraId="5E0B5073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我国成品油储运行业发展现状</w:t>
            </w:r>
          </w:p>
          <w:p w14:paraId="57A4054D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广州黄埔油库建设背景</w:t>
            </w:r>
          </w:p>
          <w:p w14:paraId="76E14BC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</w:t>
            </w:r>
          </w:p>
          <w:p w14:paraId="44C59B8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国内油库工艺设计研究现状</w:t>
            </w:r>
          </w:p>
          <w:p w14:paraId="547342D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国外油库工艺设计研究现状</w:t>
            </w:r>
          </w:p>
          <w:p w14:paraId="0288CA2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国内外研究现状分析</w:t>
            </w:r>
          </w:p>
          <w:p w14:paraId="468EABE2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设计概况及总体设计</w:t>
            </w:r>
          </w:p>
          <w:p w14:paraId="075B2F4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</w:t>
            </w:r>
          </w:p>
          <w:p w14:paraId="5E79F76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建设规模及设计参数</w:t>
            </w:r>
          </w:p>
          <w:p w14:paraId="566070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油品性质及收发油方式</w:t>
            </w:r>
          </w:p>
          <w:p w14:paraId="2D6AAF8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油库总平面布置</w:t>
            </w:r>
          </w:p>
          <w:p w14:paraId="0C0F0D7E">
            <w:pPr>
              <w:pStyle w:val="4"/>
              <w:bidi w:val="0"/>
              <w:ind w:left="1508" w:hanging="708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油库容量</w:t>
            </w:r>
          </w:p>
          <w:p w14:paraId="4FB7623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油库的分级和分区</w:t>
            </w:r>
          </w:p>
          <w:p w14:paraId="745FC121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油库工艺流程设计</w:t>
            </w:r>
          </w:p>
          <w:p w14:paraId="0BC798DE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工艺流程总体设计</w:t>
            </w:r>
          </w:p>
          <w:p w14:paraId="1C4AE59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工艺流程设计原则</w:t>
            </w:r>
          </w:p>
          <w:p w14:paraId="174B60C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工艺流程组成</w:t>
            </w:r>
          </w:p>
          <w:p w14:paraId="0DB880C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收油工艺</w:t>
            </w:r>
          </w:p>
          <w:p w14:paraId="7124A36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管道收油流程</w:t>
            </w:r>
          </w:p>
          <w:p w14:paraId="21E109F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收油控制系统</w:t>
            </w:r>
          </w:p>
          <w:p w14:paraId="617F799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储存工艺</w:t>
            </w:r>
          </w:p>
          <w:p w14:paraId="675DD8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储罐工艺</w:t>
            </w:r>
          </w:p>
          <w:p w14:paraId="3996FEB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储罐运行管理</w:t>
            </w:r>
          </w:p>
          <w:p w14:paraId="25A2239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发油工艺</w:t>
            </w:r>
          </w:p>
          <w:p w14:paraId="1D0FF42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管输发油</w:t>
            </w:r>
          </w:p>
          <w:p w14:paraId="2E6EDF9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汽车装车发油</w:t>
            </w:r>
          </w:p>
          <w:p w14:paraId="621DBE77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</w:t>
            </w:r>
          </w:p>
          <w:p w14:paraId="582274F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倒灌工艺流程</w:t>
            </w:r>
          </w:p>
          <w:p w14:paraId="4E73795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倒灌工艺运行要求</w:t>
            </w:r>
          </w:p>
          <w:p w14:paraId="2ACE8005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2C007ED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油气收集系统</w:t>
            </w:r>
          </w:p>
          <w:p w14:paraId="5FC3A81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3EA7C858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工艺计算及设备选型</w:t>
            </w:r>
          </w:p>
          <w:p w14:paraId="212DEB3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储油罐容量计算</w:t>
            </w:r>
          </w:p>
          <w:p w14:paraId="70C9A93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库容计算</w:t>
            </w:r>
          </w:p>
          <w:p w14:paraId="497804B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储罐选型</w:t>
            </w:r>
          </w:p>
          <w:p w14:paraId="1C51E6FB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输油管道和集油管道设计</w:t>
            </w:r>
          </w:p>
          <w:p w14:paraId="0A775BF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管径计算</w:t>
            </w:r>
          </w:p>
          <w:p w14:paraId="7505047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水力计算</w:t>
            </w:r>
          </w:p>
          <w:p w14:paraId="10FDEBF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泵房工艺计算</w:t>
            </w:r>
          </w:p>
          <w:p w14:paraId="50C8186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泵的选型</w:t>
            </w:r>
          </w:p>
          <w:p w14:paraId="25FB26C8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泵的流量</w:t>
            </w:r>
          </w:p>
          <w:p w14:paraId="25785B27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泵的扬程</w:t>
            </w:r>
          </w:p>
          <w:p w14:paraId="35AF36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装卸油能力校核</w:t>
            </w:r>
          </w:p>
          <w:p w14:paraId="0DC47D2B">
            <w:pPr>
              <w:pStyle w:val="4"/>
              <w:bidi w:val="0"/>
              <w:ind w:left="1508" w:hanging="708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泵的允许吸入高度</w:t>
            </w:r>
          </w:p>
          <w:p w14:paraId="4120112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泵的允许安装高度</w:t>
            </w:r>
          </w:p>
          <w:p w14:paraId="6D663C9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工艺设备校核</w:t>
            </w:r>
          </w:p>
          <w:p w14:paraId="0F3E30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输送能力分析</w:t>
            </w:r>
          </w:p>
          <w:p w14:paraId="3BD9979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工艺系统校核</w:t>
            </w:r>
          </w:p>
          <w:p w14:paraId="2161172E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安全与消防设计</w:t>
            </w:r>
          </w:p>
          <w:p w14:paraId="3F3F733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防火堤设计</w:t>
            </w:r>
          </w:p>
          <w:p w14:paraId="0B7EFF7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堤容积计算</w:t>
            </w:r>
          </w:p>
          <w:p w14:paraId="0B78ACA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防火堤结构设计</w:t>
            </w:r>
          </w:p>
          <w:p w14:paraId="5C08784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消防系统设计</w:t>
            </w:r>
          </w:p>
          <w:p w14:paraId="243639B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泡沫灭火系统</w:t>
            </w:r>
          </w:p>
          <w:p w14:paraId="2A08AED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消防给水系统</w:t>
            </w:r>
          </w:p>
          <w:p w14:paraId="5EE18C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防雷、防静电设计</w:t>
            </w:r>
          </w:p>
          <w:p w14:paraId="081A2CD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防雷设计</w:t>
            </w:r>
          </w:p>
          <w:p w14:paraId="16EEAC7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防静电措施</w:t>
            </w:r>
          </w:p>
          <w:p w14:paraId="4885D4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HSE管理体系</w:t>
            </w:r>
          </w:p>
          <w:p w14:paraId="0ADEA38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职业健康</w:t>
            </w:r>
          </w:p>
          <w:p w14:paraId="69B34EE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安全管理</w:t>
            </w:r>
          </w:p>
          <w:p w14:paraId="303D492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环境保护</w:t>
            </w:r>
          </w:p>
          <w:p w14:paraId="3D7F96EA">
            <w:pPr>
              <w:pStyle w:val="2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结论及建议</w:t>
            </w:r>
          </w:p>
          <w:p w14:paraId="6AA8FBA9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设计总结</w:t>
            </w:r>
          </w:p>
          <w:p w14:paraId="672FCFED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建议</w:t>
            </w:r>
          </w:p>
          <w:p w14:paraId="7BFE5A74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4.主要参考文献</w:t>
            </w:r>
          </w:p>
          <w:p w14:paraId="57248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1]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  <w:t>李韫慧. 浅谈成品油库的安全设施设计[J].石化技术， 2016(10).</w:t>
            </w:r>
          </w:p>
          <w:p w14:paraId="6518F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[2]陈增良,罗晔,倪钱锋. 油库油气回收系统的优化模拟设计研究[J]. 安全、健康和环境,2023. </w:t>
            </w:r>
          </w:p>
          <w:p w14:paraId="4409F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[3]吴开松,蔡灿,吴继伟 大型原油储罐关键结构设计与优化[J]. 石油机械,2013,41(05):45-49. </w:t>
            </w:r>
          </w:p>
          <w:p w14:paraId="7404A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[4]王文涛,张培育,张瑞芸. 高含铁清罐原油脱铁净化技术的工业实践[J]. 石油石化绿色低碳,2024. </w:t>
            </w:r>
          </w:p>
          <w:p w14:paraId="372CF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[5]马会军,刘志强. 油库工艺设计与优化[J]. 石油规划设计,2021,30(02):36-39. </w:t>
            </w:r>
          </w:p>
          <w:p w14:paraId="2AACE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[6]马会军. 石油库与加油站工程设计[M]. 北京:中国石化出版社,2020. </w:t>
            </w:r>
          </w:p>
          <w:p w14:paraId="3591C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[7]王志刚. 石油储运工程[M]. 北京:石油工业出版社,2019. </w:t>
            </w:r>
          </w:p>
          <w:p w14:paraId="7C935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[8]刘兵,李勇. 油库自动化控制系统设计研究[J]. 炼油技术与工程,2022,52(08):56-59. </w:t>
            </w:r>
          </w:p>
          <w:p w14:paraId="1425C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ins w:id="20" w:author="WPS_1745382907" w:date="2026-07-16T01:02:11Z"/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[9]陈敏平. 油库工艺设计几点看法[J]. 广东化工,2011,38(07):170-171. </w:t>
            </w:r>
          </w:p>
          <w:p w14:paraId="23482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1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[12]</w:delText>
              </w:r>
            </w:del>
            <w:ins w:id="22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[10]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 陆育,惠泉,侯学瑞,等. 国内外油库设计标准对比分析[J]. 石油工业技术监督,2024(05):125-132.</w:t>
            </w:r>
          </w:p>
          <w:p w14:paraId="25464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3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[10]</w:delText>
              </w:r>
            </w:del>
            <w:ins w:id="24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[11]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凌之栋. 浅析现代新建成品油库建设中设计的重要意义[J]. 企业技术开发,2018,37(11):100-101. </w:t>
            </w:r>
          </w:p>
          <w:p w14:paraId="6414F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5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[11]</w:delText>
              </w:r>
            </w:del>
            <w:ins w:id="26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[12]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张建春,周冠立,宋辉. 油库装车油气回收的工艺及设备优化研究[J].中国化工贸易,2026,18(20):118-120.</w:t>
            </w:r>
          </w:p>
          <w:p w14:paraId="68E20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7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[12]</w:delText>
              </w:r>
            </w:del>
            <w:ins w:id="28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</w:t>
              </w:r>
              <w:bookmarkStart w:id="0" w:name="_GoBack"/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13</w:t>
              </w:r>
              <w:bookmarkEnd w:id="0"/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孙辉. 成品油油库安全影响因素及其安全管理探究[J].石化技术,2026,33(6):137-139.</w:t>
            </w:r>
          </w:p>
          <w:p w14:paraId="6227F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29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[13]</w:delText>
              </w:r>
            </w:del>
            <w:ins w:id="30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[14]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张付卿. 国内成品油库设计与建设发展趋势[J]. 石油库与加油站,2005,14(05):31-33.</w:t>
            </w:r>
          </w:p>
          <w:p w14:paraId="7AB60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31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[14]</w:delText>
              </w:r>
            </w:del>
            <w:ins w:id="32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[15]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 American Petroleum Institute. API Standard 650: Welded Tanks for Oil Storage[S]. Washington, DC: API.</w:t>
            </w:r>
          </w:p>
          <w:p w14:paraId="118D2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33" w:author="WPS_1745382907" w:date="2026-07-16T09:35:01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[15]</w:delText>
              </w:r>
            </w:del>
            <w:ins w:id="34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[16]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National Fire Protection Association. NFPA 30: Flammable and Combustible Liquids Code[S].</w:t>
            </w:r>
          </w:p>
          <w:p w14:paraId="700AE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del w:id="35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delText>[16]</w:delText>
              </w:r>
            </w:del>
            <w:ins w:id="36" w:author="Codex" w:date="2026-07-15T16:40:46Z">
              <w:r>
                <w:rPr>
                  <w:rFonts w:hint="default" w:ascii="Times New Roman" w:hAnsi="Times New Roman" w:eastAsia="宋体" w:cs="Times New Roman"/>
                  <w:color w:val="auto"/>
                  <w:highlight w:val="none"/>
                  <w:lang w:val="en-US" w:eastAsia="zh-CN"/>
                </w:rPr>
                <w:t>[17]</w:t>
              </w:r>
            </w:ins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International Organization for Standardization. ISO 28300: Petroleum, Petrochemical and Natural Gas Industries—Venting of Atmospheric and Low-pressure Storage Tanks[S]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.</w:t>
            </w:r>
          </w:p>
          <w:p w14:paraId="37465D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line="320" w:lineRule="exact"/>
              <w:ind w:leftChars="0" w:firstLine="420" w:firstLineChars="200"/>
              <w:textAlignment w:val="auto"/>
              <w:rPr>
                <w:del w:id="37" w:author="WPS_1745382907" w:date="2026-07-16T08:46:13Z"/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</w:p>
          <w:p w14:paraId="2AA4C908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1D9067">
            <w:pPr>
              <w:pStyle w:val="23"/>
              <w:rPr>
                <w:del w:id="38" w:author="WPS_1745382907" w:date="2026-07-16T08:46:09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40EAB6E">
            <w:pPr>
              <w:pStyle w:val="23"/>
              <w:rPr>
                <w:del w:id="39" w:author="WPS_1745382907" w:date="2026-07-16T08:46:08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6501D9">
            <w:pPr>
              <w:pStyle w:val="23"/>
              <w:rPr>
                <w:del w:id="40" w:author="WPS_1745382907" w:date="2026-07-16T08:46:08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B028D2">
            <w:pPr>
              <w:pStyle w:val="23"/>
              <w:rPr>
                <w:del w:id="41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B69597C">
            <w:pPr>
              <w:pStyle w:val="23"/>
              <w:rPr>
                <w:del w:id="42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DF8346C">
            <w:pPr>
              <w:pStyle w:val="23"/>
              <w:rPr>
                <w:del w:id="43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D92480">
            <w:pPr>
              <w:pStyle w:val="23"/>
              <w:rPr>
                <w:del w:id="44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8FD1D9E">
            <w:pPr>
              <w:pStyle w:val="23"/>
              <w:rPr>
                <w:del w:id="45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FF70BF3">
            <w:pPr>
              <w:pStyle w:val="23"/>
              <w:rPr>
                <w:del w:id="46" w:author="WPS_1745382907" w:date="2026-07-16T08:46:07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748D169">
            <w:pPr>
              <w:pStyle w:val="23"/>
              <w:rPr>
                <w:del w:id="47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33D7F42">
            <w:pPr>
              <w:pStyle w:val="23"/>
              <w:rPr>
                <w:del w:id="48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5F6B060">
            <w:pPr>
              <w:pStyle w:val="23"/>
              <w:rPr>
                <w:del w:id="49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6D7BF9E">
            <w:pPr>
              <w:pStyle w:val="23"/>
              <w:rPr>
                <w:del w:id="50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B3B31FC">
            <w:pPr>
              <w:pStyle w:val="23"/>
              <w:rPr>
                <w:del w:id="51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1FE7CEF">
            <w:pPr>
              <w:pStyle w:val="23"/>
              <w:rPr>
                <w:del w:id="52" w:author="WPS_1745382907" w:date="2026-07-16T08:46:03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99F5DE6">
            <w:pPr>
              <w:pStyle w:val="23"/>
              <w:rPr>
                <w:del w:id="53" w:author="WPS_1745382907" w:date="2026-07-16T08:46:02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B42BFC8">
            <w:pPr>
              <w:pStyle w:val="23"/>
              <w:rPr>
                <w:del w:id="54" w:author="WPS_1745382907" w:date="2026-07-16T08:46:02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3665912">
            <w:pPr>
              <w:pStyle w:val="23"/>
              <w:rPr>
                <w:del w:id="55" w:author="WPS_1745382907" w:date="2026-07-16T08:46:02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3EB6A02">
            <w:pPr>
              <w:pStyle w:val="23"/>
              <w:rPr>
                <w:del w:id="56" w:author="WPS_1745382907" w:date="2026-07-16T08:46:01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421C64F">
            <w:pPr>
              <w:pStyle w:val="23"/>
              <w:rPr>
                <w:del w:id="57" w:author="WPS_1745382907" w:date="2026-07-16T08:46:01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8EC3A61">
            <w:pPr>
              <w:pStyle w:val="23"/>
              <w:ind w:left="0" w:leftChars="0" w:firstLine="0" w:firstLineChars="0"/>
              <w:rPr>
                <w:del w:id="59" w:author="WPS_1745382907" w:date="2026-07-16T08:46:01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58" w:author="WPS_1745382907" w:date="2026-07-16T09:47:56Z">
                <w:pPr>
                  <w:pStyle w:val="23"/>
                </w:pPr>
              </w:pPrChange>
            </w:pPr>
          </w:p>
          <w:p w14:paraId="1FE5D719">
            <w:pPr>
              <w:pStyle w:val="23"/>
              <w:ind w:left="0" w:leftChars="0" w:firstLine="0" w:firstLineChars="0"/>
              <w:rPr>
                <w:del w:id="61" w:author="WPS_1745382907" w:date="2026-07-16T08:46:00Z"/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pPrChange w:id="60" w:author="WPS_1745382907" w:date="2026-07-16T09:47:53Z">
                <w:pPr>
                  <w:pStyle w:val="23"/>
                </w:pPr>
              </w:pPrChange>
            </w:pPr>
          </w:p>
          <w:p w14:paraId="0D67CF1A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4" w:type="dxa"/>
            <w:shd w:val="clear" w:color="auto" w:fill="auto"/>
            <w:vAlign w:val="top"/>
          </w:tcPr>
          <w:p w14:paraId="4F72A177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7F5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26A68B30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5.完成措施及进度安排</w:t>
            </w:r>
          </w:p>
          <w:tbl>
            <w:tblPr>
              <w:tblStyle w:val="17"/>
              <w:tblW w:w="868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2"/>
              <w:gridCol w:w="3544"/>
              <w:gridCol w:w="2126"/>
              <w:gridCol w:w="2171"/>
            </w:tblGrid>
            <w:tr w14:paraId="3F5916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83" w:type="dxa"/>
                  <w:gridSpan w:val="4"/>
                  <w:vAlign w:val="center"/>
                </w:tcPr>
                <w:p w14:paraId="79F53F1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b/>
                      <w:bCs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毕业设计进度安排</w:t>
                  </w:r>
                </w:p>
              </w:tc>
            </w:tr>
            <w:tr w14:paraId="2C48B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E052D5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序号</w:t>
                  </w:r>
                </w:p>
              </w:tc>
              <w:tc>
                <w:tcPr>
                  <w:tcW w:w="3544" w:type="dxa"/>
                  <w:vAlign w:val="center"/>
                </w:tcPr>
                <w:p w14:paraId="4FAD9E6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毕业设计各阶段内容</w:t>
                  </w:r>
                </w:p>
              </w:tc>
              <w:tc>
                <w:tcPr>
                  <w:tcW w:w="2126" w:type="dxa"/>
                  <w:vAlign w:val="center"/>
                </w:tcPr>
                <w:p w14:paraId="1C196C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时间安排</w:t>
                  </w:r>
                </w:p>
              </w:tc>
              <w:tc>
                <w:tcPr>
                  <w:tcW w:w="2171" w:type="dxa"/>
                  <w:vAlign w:val="center"/>
                </w:tcPr>
                <w:p w14:paraId="344F10B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备注</w:t>
                  </w:r>
                </w:p>
              </w:tc>
            </w:tr>
            <w:tr w14:paraId="329C7D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D5A77B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4" w:type="dxa"/>
                  <w:vAlign w:val="center"/>
                </w:tcPr>
                <w:p w14:paraId="0295819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查阅文献，撰写毕业设计开题报告</w:t>
                  </w:r>
                </w:p>
              </w:tc>
              <w:tc>
                <w:tcPr>
                  <w:tcW w:w="2126" w:type="dxa"/>
                  <w:vAlign w:val="center"/>
                </w:tcPr>
                <w:p w14:paraId="36257664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年6月15日-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年6月29日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5DCAD8D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DE59F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23BF25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544" w:type="dxa"/>
                  <w:vAlign w:val="center"/>
                </w:tcPr>
                <w:p w14:paraId="00F11C2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5DE068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年6月30日-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385DFF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BFF2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475B7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544" w:type="dxa"/>
                  <w:vAlign w:val="center"/>
                </w:tcPr>
                <w:p w14:paraId="6AE3813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绘制工艺流程草图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4B0F7AF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1D62691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C657A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CDD604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544" w:type="dxa"/>
                  <w:vAlign w:val="center"/>
                </w:tcPr>
                <w:p w14:paraId="1A3DD1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根据毕业设计任务书进行油气储运辅助工艺计算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7FF565A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548A6E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4B785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4EEE927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3544" w:type="dxa"/>
                  <w:vAlign w:val="center"/>
                </w:tcPr>
                <w:p w14:paraId="332AD62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绘制总平面布置草图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628388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EA5DC2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07A1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1129D8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3544" w:type="dxa"/>
                  <w:vAlign w:val="center"/>
                </w:tcPr>
                <w:p w14:paraId="4048DF8C">
                  <w:pPr>
                    <w:pStyle w:val="23"/>
                    <w:spacing w:after="0" w:line="360" w:lineRule="auto"/>
                    <w:ind w:left="0" w:leftChars="0" w:firstLine="440"/>
                    <w:jc w:val="center"/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撰写毕业设计计算说明书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初稿</w:t>
                  </w: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、完善图纸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75D1F8B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59778E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C4D63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BFEA5A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3544" w:type="dxa"/>
                  <w:vAlign w:val="center"/>
                </w:tcPr>
                <w:p w14:paraId="2DF8E6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毕业设计中期检查</w:t>
                  </w:r>
                </w:p>
              </w:tc>
              <w:tc>
                <w:tcPr>
                  <w:tcW w:w="2126" w:type="dxa"/>
                  <w:vAlign w:val="center"/>
                </w:tcPr>
                <w:p w14:paraId="25D73A6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年12月31日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8BFE890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D39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3D3E3EC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3544" w:type="dxa"/>
                  <w:vAlign w:val="center"/>
                </w:tcPr>
                <w:p w14:paraId="7D27D92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学生须向指导教师汇报毕设修改情况，指导教师给学生提出修改毕设指导意见</w:t>
                  </w:r>
                </w:p>
              </w:tc>
              <w:tc>
                <w:tcPr>
                  <w:tcW w:w="2126" w:type="dxa"/>
                  <w:vAlign w:val="center"/>
                </w:tcPr>
                <w:p w14:paraId="527DC19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年3月14日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8D395B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CAB29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705639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3544" w:type="dxa"/>
                  <w:vAlign w:val="center"/>
                </w:tcPr>
                <w:p w14:paraId="22ED3D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编写毕业设计答辩PPT，准备答辩</w:t>
                  </w:r>
                </w:p>
              </w:tc>
              <w:tc>
                <w:tcPr>
                  <w:tcW w:w="2126" w:type="dxa"/>
                  <w:vAlign w:val="center"/>
                </w:tcPr>
                <w:p w14:paraId="0D13C94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年3月10日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4CA13A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1E089E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40AFF65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4" w:type="dxa"/>
            <w:shd w:val="clear" w:color="auto" w:fill="auto"/>
          </w:tcPr>
          <w:p w14:paraId="13379F43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02B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6587504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指导教师意见</w:t>
            </w:r>
          </w:p>
          <w:p w14:paraId="5E6E23C2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  <w:p w14:paraId="3C9CE89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</w:p>
          <w:p w14:paraId="308BDDA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</w:p>
          <w:p w14:paraId="58F88CB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AAA5176">
            <w:pPr>
              <w:ind w:firstLine="5760" w:firstLineChars="24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4984D3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815C3A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年   月   日</w:t>
            </w:r>
          </w:p>
        </w:tc>
        <w:tc>
          <w:tcPr>
            <w:tcW w:w="8634" w:type="dxa"/>
            <w:shd w:val="clear" w:color="auto" w:fill="auto"/>
          </w:tcPr>
          <w:p w14:paraId="46E67CE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14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4" w:type="dxa"/>
            <w:shd w:val="clear" w:color="auto" w:fill="auto"/>
          </w:tcPr>
          <w:p w14:paraId="5B6C021A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专业意见</w:t>
            </w:r>
          </w:p>
          <w:p w14:paraId="1F7BC219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600EC4A5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0214AF1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A6C3B0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53C2A1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D9F81EF">
            <w:pPr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6045147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E997EB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年   月   日</w:t>
            </w:r>
          </w:p>
        </w:tc>
        <w:tc>
          <w:tcPr>
            <w:tcW w:w="8634" w:type="dxa"/>
            <w:shd w:val="clear" w:color="auto" w:fill="auto"/>
          </w:tcPr>
          <w:p w14:paraId="59E08D3B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236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6" w:hRule="atLeast"/>
        </w:trPr>
        <w:tc>
          <w:tcPr>
            <w:tcW w:w="8634" w:type="dxa"/>
            <w:shd w:val="clear" w:color="auto" w:fill="auto"/>
          </w:tcPr>
          <w:p w14:paraId="1D194DFD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D41E58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学院审核意见</w:t>
            </w:r>
          </w:p>
          <w:p w14:paraId="0FCD44D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2BF712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336CBB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3DBD0D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1.通过；        2.完善后通过；      3.不通过</w:t>
            </w:r>
          </w:p>
          <w:p w14:paraId="76D0F58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</w:t>
            </w:r>
          </w:p>
          <w:p w14:paraId="4312C363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4F9AC6E6">
            <w:pPr>
              <w:ind w:firstLine="5040" w:firstLineChars="21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5EFCB7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</w:t>
            </w:r>
          </w:p>
          <w:p w14:paraId="1F478CB6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  <w:tc>
          <w:tcPr>
            <w:tcW w:w="8634" w:type="dxa"/>
            <w:shd w:val="clear" w:color="auto" w:fill="auto"/>
          </w:tcPr>
          <w:p w14:paraId="62DB838E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38D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4C78D0F3">
      <w:pPr>
        <w:pStyle w:val="23"/>
        <w:ind w:left="0" w:leftChars="0" w:firstLine="0" w:firstLineChars="0"/>
        <w:jc w:val="both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701" w:right="1134" w:bottom="1417" w:left="1417" w:header="907" w:footer="85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2FF7AFF-05BA-4702-9D31-F0ED7731B4D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E14F209E-6029-4CE4-92D2-157C2EE24904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649F7C55-DED2-47B7-902F-92C577DB15D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8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8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B16B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27A6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27A6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- 9 -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AF5FF">
    <w:pPr>
      <w:pStyle w:val="9"/>
      <w:pBdr>
        <w:bottom w:val="none" w:color="auto" w:sz="0" w:space="1"/>
      </w:pBdr>
      <w:rPr>
        <w:rFonts w:hint="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3BB4D"/>
    <w:multiLevelType w:val="multilevel"/>
    <w:tmpl w:val="CAC3BB4D"/>
    <w:lvl w:ilvl="0" w:tentative="0">
      <w:start w:val="1"/>
      <w:numFmt w:val="decimal"/>
      <w:pStyle w:val="2"/>
      <w:lvlText w:val="第%1章"/>
      <w:lvlJc w:val="left"/>
      <w:pPr>
        <w:tabs>
          <w:tab w:val="left" w:pos="420"/>
        </w:tabs>
        <w:ind w:left="425" w:hanging="425"/>
      </w:pPr>
      <w:rPr>
        <w:rFonts w:hint="default"/>
        <w:sz w:val="24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850" w:hanging="453"/>
      </w:pPr>
      <w:rPr>
        <w:rFonts w:hint="default"/>
        <w:sz w:val="24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420"/>
        </w:tabs>
        <w:ind w:left="1508" w:hanging="708"/>
      </w:pPr>
      <w:rPr>
        <w:rFonts w:hint="default"/>
        <w:sz w:val="24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71E7D07D"/>
    <w:multiLevelType w:val="singleLevel"/>
    <w:tmpl w:val="71E7D0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odex">
    <w15:presenceInfo w15:providerId="None" w15:userId="Codex"/>
  </w15:person>
  <w15:person w15:author="WPS_1745382907">
    <w15:presenceInfo w15:providerId="WPS Office" w15:userId="82346958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trackRevisions w:val="1"/>
  <w:documentProtection w:formatting="1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527BED"/>
    <w:rsid w:val="0421537A"/>
    <w:rsid w:val="04DD7638"/>
    <w:rsid w:val="0596483F"/>
    <w:rsid w:val="0691317E"/>
    <w:rsid w:val="06DD7C0F"/>
    <w:rsid w:val="07AA637F"/>
    <w:rsid w:val="07B215FB"/>
    <w:rsid w:val="0CAC2B9A"/>
    <w:rsid w:val="0CD96F4A"/>
    <w:rsid w:val="0D985C36"/>
    <w:rsid w:val="0F4731AF"/>
    <w:rsid w:val="103941EB"/>
    <w:rsid w:val="10944070"/>
    <w:rsid w:val="11F56363"/>
    <w:rsid w:val="150177FB"/>
    <w:rsid w:val="168801D3"/>
    <w:rsid w:val="183F23B9"/>
    <w:rsid w:val="1901426D"/>
    <w:rsid w:val="19244CD6"/>
    <w:rsid w:val="19C0552F"/>
    <w:rsid w:val="1ADA2CED"/>
    <w:rsid w:val="1B193AF0"/>
    <w:rsid w:val="1BB82AAA"/>
    <w:rsid w:val="1C3D736A"/>
    <w:rsid w:val="1CCD6C60"/>
    <w:rsid w:val="1EBE78FF"/>
    <w:rsid w:val="20A756FA"/>
    <w:rsid w:val="20E56222"/>
    <w:rsid w:val="21932171"/>
    <w:rsid w:val="23D711EC"/>
    <w:rsid w:val="23FC5FB8"/>
    <w:rsid w:val="25576DC4"/>
    <w:rsid w:val="290D4568"/>
    <w:rsid w:val="294D3731"/>
    <w:rsid w:val="298231EA"/>
    <w:rsid w:val="2B3A609F"/>
    <w:rsid w:val="2B762899"/>
    <w:rsid w:val="3025663B"/>
    <w:rsid w:val="32393E38"/>
    <w:rsid w:val="35BA34DA"/>
    <w:rsid w:val="35EF74CF"/>
    <w:rsid w:val="36455341"/>
    <w:rsid w:val="36BA2868"/>
    <w:rsid w:val="36DD1132"/>
    <w:rsid w:val="37F8706F"/>
    <w:rsid w:val="386A72E1"/>
    <w:rsid w:val="39B262AE"/>
    <w:rsid w:val="39E362DD"/>
    <w:rsid w:val="3B0E2C74"/>
    <w:rsid w:val="3C37397E"/>
    <w:rsid w:val="3C5F2E1D"/>
    <w:rsid w:val="3CA20C0F"/>
    <w:rsid w:val="3F3423F7"/>
    <w:rsid w:val="42BD7B7F"/>
    <w:rsid w:val="44AC50DD"/>
    <w:rsid w:val="450A19D1"/>
    <w:rsid w:val="4594234D"/>
    <w:rsid w:val="45DF48DC"/>
    <w:rsid w:val="46AD34A8"/>
    <w:rsid w:val="484F3E57"/>
    <w:rsid w:val="4BD7025D"/>
    <w:rsid w:val="4C6B33F0"/>
    <w:rsid w:val="4C701556"/>
    <w:rsid w:val="4CD07462"/>
    <w:rsid w:val="4E2D705C"/>
    <w:rsid w:val="50212524"/>
    <w:rsid w:val="51AB479B"/>
    <w:rsid w:val="542773EF"/>
    <w:rsid w:val="54E63D3C"/>
    <w:rsid w:val="5665221F"/>
    <w:rsid w:val="578C7028"/>
    <w:rsid w:val="58DE2BED"/>
    <w:rsid w:val="5A9D7BEB"/>
    <w:rsid w:val="5B5404A1"/>
    <w:rsid w:val="5C3F1B9C"/>
    <w:rsid w:val="5E341674"/>
    <w:rsid w:val="5E97484A"/>
    <w:rsid w:val="5EB629D1"/>
    <w:rsid w:val="5EE94B54"/>
    <w:rsid w:val="61587D6F"/>
    <w:rsid w:val="61CD0651"/>
    <w:rsid w:val="62344338"/>
    <w:rsid w:val="62D17DD9"/>
    <w:rsid w:val="645110EF"/>
    <w:rsid w:val="648E5C09"/>
    <w:rsid w:val="672229B1"/>
    <w:rsid w:val="68B473FF"/>
    <w:rsid w:val="691E364C"/>
    <w:rsid w:val="6AE352CC"/>
    <w:rsid w:val="6DD830E8"/>
    <w:rsid w:val="6DE76703"/>
    <w:rsid w:val="6E433F5B"/>
    <w:rsid w:val="6F0B6421"/>
    <w:rsid w:val="719D3191"/>
    <w:rsid w:val="7254082D"/>
    <w:rsid w:val="72A359D6"/>
    <w:rsid w:val="73AF3484"/>
    <w:rsid w:val="76E557A9"/>
    <w:rsid w:val="799C5C75"/>
    <w:rsid w:val="7A4776B9"/>
    <w:rsid w:val="7B4D0E37"/>
    <w:rsid w:val="7BC9569A"/>
    <w:rsid w:val="7CB71996"/>
    <w:rsid w:val="7CDF3F7D"/>
    <w:rsid w:val="7D99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spacing w:line="400" w:lineRule="exact"/>
      <w:ind w:left="425" w:hanging="425"/>
      <w:outlineLvl w:val="0"/>
    </w:pPr>
    <w:rPr>
      <w:rFonts w:eastAsia="宋体" w:asciiTheme="minorAscii" w:hAnsiTheme="minorAscii"/>
      <w:bCs/>
      <w:sz w:val="24"/>
      <w:szCs w:val="32"/>
    </w:rPr>
  </w:style>
  <w:style w:type="paragraph" w:styleId="3">
    <w:name w:val="heading 2"/>
    <w:basedOn w:val="1"/>
    <w:next w:val="1"/>
    <w:link w:val="27"/>
    <w:unhideWhenUsed/>
    <w:qFormat/>
    <w:uiPriority w:val="0"/>
    <w:pPr>
      <w:numPr>
        <w:ilvl w:val="1"/>
        <w:numId w:val="1"/>
      </w:numPr>
      <w:spacing w:before="0" w:beforeAutospacing="1" w:after="0" w:afterAutospacing="1" w:line="400" w:lineRule="exact"/>
      <w:ind w:left="850" w:leftChars="0" w:hanging="453"/>
      <w:jc w:val="both"/>
      <w:outlineLvl w:val="1"/>
    </w:pPr>
    <w:rPr>
      <w:rFonts w:hint="eastAsia" w:ascii="宋体" w:hAnsi="宋体" w:eastAsia="宋体" w:cs="宋体"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1508" w:hanging="708" w:firstLineChars="0"/>
      <w:outlineLvl w:val="2"/>
    </w:pPr>
    <w:rPr>
      <w:rFonts w:eastAsia="宋体" w:asciiTheme="minorAscii" w:hAnsiTheme="minorAscii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Body Text Indent 2"/>
    <w:basedOn w:val="1"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11">
    <w:name w:val="footnote text"/>
    <w:basedOn w:val="1"/>
    <w:qFormat/>
    <w:uiPriority w:val="0"/>
    <w:pPr>
      <w:snapToGrid w:val="0"/>
    </w:pPr>
    <w:rPr>
      <w:sz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4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5">
    <w:name w:val="Body Text First Indent"/>
    <w:basedOn w:val="6"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footnote reference"/>
    <w:basedOn w:val="18"/>
    <w:autoRedefine/>
    <w:qFormat/>
    <w:uiPriority w:val="0"/>
    <w:rPr>
      <w:vertAlign w:val="superscript"/>
    </w:rPr>
  </w:style>
  <w:style w:type="paragraph" w:customStyle="1" w:styleId="23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customStyle="1" w:styleId="24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25">
    <w:name w:val="标题2"/>
    <w:basedOn w:val="14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6">
    <w:name w:val="标题1"/>
    <w:basedOn w:val="14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character" w:customStyle="1" w:styleId="27">
    <w:name w:val="标题 2 Char"/>
    <w:link w:val="3"/>
    <w:qFormat/>
    <w:uiPriority w:val="0"/>
    <w:rPr>
      <w:rFonts w:hint="eastAsia" w:ascii="宋体" w:hAnsi="宋体" w:eastAsia="宋体" w:cs="宋体"/>
      <w:bCs/>
      <w:kern w:val="0"/>
      <w:sz w:val="24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6705</Words>
  <Characters>7636</Characters>
  <Lines>0</Lines>
  <Paragraphs>0</Paragraphs>
  <TotalTime>42</TotalTime>
  <ScaleCrop>false</ScaleCrop>
  <LinksUpToDate>false</LinksUpToDate>
  <CharactersWithSpaces>8198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ZXQ</dc:creator>
  <cp:lastModifiedBy>WPS_1745382907</cp:lastModifiedBy>
  <cp:lastPrinted>2023-05-06T08:23:00Z</cp:lastPrinted>
  <dcterms:modified xsi:type="dcterms:W3CDTF">2026-07-16T01:53:01Z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