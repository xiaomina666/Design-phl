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48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48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  <w:r>
        <w:rPr>
          <w:rFonts w:ascii="宋体" w:hAnsi="宋体"/>
          <w:spacing w:val="-30"/>
          <w:sz w:val="30"/>
          <w:u w:val="single"/>
        </w:rPr>
        <w:t xml:space="preserve"> 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pacing w:val="-8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17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  <w:gridCol w:w="8634"/>
      </w:tblGrid>
      <w:tr w14:paraId="1133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114C7D4A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4103CE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7FFA5AA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239DB49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5268737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54A87AC3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3661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D86B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4D5643D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1C3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5BA0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7EF67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ins w:id="0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ins w:id="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ins w:id="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[11,14]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ins w:id="3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[5,14]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ins w:id="4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ins w:id="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[9]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ins w:id="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ins w:id="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[6-7]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ins w:id="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ins w:id="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[10]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</w:t>
            </w:r>
            <w:ins w:id="10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[1,</w:t>
              </w:r>
              <w:bookmarkStart w:id="0" w:name="_GoBack"/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13</w:t>
              </w:r>
              <w:bookmarkEnd w:id="0"/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环保与自动化工艺研究方面，响应国家“双碳”与挥发性有机物管控政策，国内重点推广吸收、冷凝、吸附及耦合式油气回收成套设备。</w:t>
            </w:r>
            <w:ins w:id="1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ins w:id="1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[12,14]</w:t>
              </w:r>
            </w:ins>
            <w:ins w:id="13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 xml:space="preserve"> 在清罐作业数字化管控方面，蒋义、张守鑫（2023）基于成品油油库清罐作业流程及现场问题调研，将管控系统划分为清罐作业申请、承包商管理、风险管控与应急、作业票管理和油罐清洗流程管理五大模块，并提出利用气体监测、人员定位、异常报警和动态审批等手段强化受限空间作业全过程监管，为提升清罐作业安全与管理水平提供了功能设计依据。</w:t>
              </w:r>
            </w:ins>
            <w:ins w:id="14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ins w:id="1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[8]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ins w:id="1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[15-17]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ins w:id="1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ins w:id="1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ins w:id="1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国内外研究评价 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2B43BECB">
            <w:pPr>
              <w:numPr>
                <w:ilvl w:val="0"/>
                <w:numId w:val="0"/>
              </w:num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3B541F76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59B3F3FA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课题研究背景</w:t>
            </w:r>
          </w:p>
          <w:p w14:paraId="5E0B507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我国成品油储运行业发展现状</w:t>
            </w:r>
          </w:p>
          <w:p w14:paraId="57A4054D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广州黄埔油库建设背景</w:t>
            </w:r>
          </w:p>
          <w:p w14:paraId="76E14B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44C59B8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国内油库工艺设计研究现状</w:t>
            </w:r>
          </w:p>
          <w:p w14:paraId="547342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国外油库工艺设计研究现状</w:t>
            </w:r>
          </w:p>
          <w:p w14:paraId="0288CA2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468EABE2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075B2F4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E79F76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566070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2D6AAF8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0C0F0D7E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4FB7623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745FC12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0BC798D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1C4AE59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工艺流程设计原则</w:t>
            </w:r>
          </w:p>
          <w:p w14:paraId="174B60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0DB880C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7124A36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21E109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617F79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675DD8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3996FEB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25A2239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1D0FF42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2E6ED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汽车装车发油</w:t>
            </w:r>
          </w:p>
          <w:p w14:paraId="621DBE7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82274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4E7379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倒灌工艺运行要求</w:t>
            </w:r>
          </w:p>
          <w:p w14:paraId="2ACE800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2C007ED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5FC3A81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3EA7C858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212DEB3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储油罐容量计算</w:t>
            </w:r>
          </w:p>
          <w:p w14:paraId="70C9A9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97804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C51E6FB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0A775BF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75050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0FDEBF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50C8186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25FB26C8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25785B2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35AF36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0DC47D2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4120112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6D663C9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0F3E30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3BD9979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2161172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3F3F733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0B7EFF7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0B78ACA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5C08784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243639B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2A08AED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5EE18C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081A2CD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16EEAC7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4885D4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0ADEA38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69B34EE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303D492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3D7F96EA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结论及建议</w:t>
            </w:r>
          </w:p>
          <w:p w14:paraId="6AA8FBA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设计总结</w:t>
            </w:r>
          </w:p>
          <w:p w14:paraId="672FCFE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</w:t>
            </w: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石油机械,2013,41(05):45-49.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[4]蒋义,张守鑫. 成品油油库清罐作业管控系统需求分析及功能设计[J]. 石油库与加油站,2023,32(6):5-9.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1425C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ins w:id="20" w:author="WPS_1745382907" w:date="2026-07-16T01:02:11Z"/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[10]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3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[10]</w:delText>
              </w:r>
            </w:del>
            <w:ins w:id="2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[11]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[11]</w:delText>
              </w:r>
            </w:del>
            <w:ins w:id="2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[12]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7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8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[13]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9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[13]</w:delText>
              </w:r>
            </w:del>
            <w:ins w:id="30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[14]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[14]</w:delText>
              </w:r>
            </w:del>
            <w:ins w:id="3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[15]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3" w:author="WPS_1745382907" w:date="2026-07-16T09:35:01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[15]</w:delText>
              </w:r>
            </w:del>
            <w:ins w:id="3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[16]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[16]</w:delText>
              </w:r>
            </w:del>
            <w:ins w:id="3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[17]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37465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del w:id="37" w:author="WPS_1745382907" w:date="2026-07-16T08:46:13Z"/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2AA4C908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1D9067">
            <w:pPr>
              <w:pStyle w:val="23"/>
              <w:rPr>
                <w:del w:id="38" w:author="WPS_1745382907" w:date="2026-07-16T08:46:09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40EAB6E">
            <w:pPr>
              <w:pStyle w:val="23"/>
              <w:rPr>
                <w:del w:id="39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6501D9">
            <w:pPr>
              <w:pStyle w:val="23"/>
              <w:rPr>
                <w:del w:id="40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B028D2">
            <w:pPr>
              <w:pStyle w:val="23"/>
              <w:rPr>
                <w:del w:id="41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B69597C">
            <w:pPr>
              <w:pStyle w:val="23"/>
              <w:rPr>
                <w:del w:id="42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F8346C">
            <w:pPr>
              <w:pStyle w:val="23"/>
              <w:rPr>
                <w:del w:id="43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D92480">
            <w:pPr>
              <w:pStyle w:val="23"/>
              <w:rPr>
                <w:del w:id="44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FD1D9E">
            <w:pPr>
              <w:pStyle w:val="23"/>
              <w:rPr>
                <w:del w:id="45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FF70BF3">
            <w:pPr>
              <w:pStyle w:val="23"/>
              <w:rPr>
                <w:del w:id="46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48D169">
            <w:pPr>
              <w:pStyle w:val="23"/>
              <w:rPr>
                <w:del w:id="47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3D7F42">
            <w:pPr>
              <w:pStyle w:val="23"/>
              <w:rPr>
                <w:del w:id="48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F6B060">
            <w:pPr>
              <w:pStyle w:val="23"/>
              <w:rPr>
                <w:del w:id="49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D7BF9E">
            <w:pPr>
              <w:pStyle w:val="23"/>
              <w:rPr>
                <w:del w:id="50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3B31FC">
            <w:pPr>
              <w:pStyle w:val="23"/>
              <w:rPr>
                <w:del w:id="51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FE7CEF">
            <w:pPr>
              <w:pStyle w:val="23"/>
              <w:rPr>
                <w:del w:id="52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9F5DE6">
            <w:pPr>
              <w:pStyle w:val="23"/>
              <w:rPr>
                <w:del w:id="53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B42BFC8">
            <w:pPr>
              <w:pStyle w:val="23"/>
              <w:rPr>
                <w:del w:id="54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3665912">
            <w:pPr>
              <w:pStyle w:val="23"/>
              <w:rPr>
                <w:del w:id="55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3EB6A02">
            <w:pPr>
              <w:pStyle w:val="23"/>
              <w:rPr>
                <w:del w:id="56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421C64F">
            <w:pPr>
              <w:pStyle w:val="23"/>
              <w:rPr>
                <w:del w:id="57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8EC3A61">
            <w:pPr>
              <w:pStyle w:val="23"/>
              <w:ind w:left="0" w:leftChars="0" w:firstLine="0" w:firstLineChars="0"/>
              <w:rPr>
                <w:del w:id="59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8" w:author="WPS_1745382907" w:date="2026-07-16T09:47:56Z">
                <w:pPr>
                  <w:pStyle w:val="23"/>
                </w:pPr>
              </w:pPrChange>
            </w:pPr>
          </w:p>
          <w:p w14:paraId="1FE5D719">
            <w:pPr>
              <w:pStyle w:val="23"/>
              <w:ind w:left="0" w:leftChars="0" w:firstLine="0" w:firstLineChars="0"/>
              <w:rPr>
                <w:del w:id="61" w:author="WPS_1745382907" w:date="2026-07-16T08:46:00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0" w:author="WPS_1745382907" w:date="2026-07-16T09:47:53Z">
                <w:pPr>
                  <w:pStyle w:val="23"/>
                </w:pPr>
              </w:pPrChange>
            </w:pPr>
          </w:p>
          <w:p w14:paraId="0D67CF1A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  <w:vAlign w:val="top"/>
          </w:tcPr>
          <w:p w14:paraId="4F72A177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F5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</w:tcPr>
          <w:p w14:paraId="13379F43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02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  <w:tc>
          <w:tcPr>
            <w:tcW w:w="8634" w:type="dxa"/>
            <w:shd w:val="clear" w:color="auto" w:fill="auto"/>
          </w:tcPr>
          <w:p w14:paraId="46E67CE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14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  <w:tc>
          <w:tcPr>
            <w:tcW w:w="8634" w:type="dxa"/>
            <w:shd w:val="clear" w:color="auto" w:fill="auto"/>
          </w:tcPr>
          <w:p w14:paraId="59E08D3B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23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  <w:tc>
          <w:tcPr>
            <w:tcW w:w="8634" w:type="dxa"/>
            <w:shd w:val="clear" w:color="auto" w:fill="auto"/>
          </w:tcPr>
          <w:p w14:paraId="62DB838E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FFF59AE-41F9-400A-A374-EF6F8DF4B98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C28C3133-D2BF-4E64-9264-7CFDADD8012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D922EBDD-8976-4EB6-8B46-9847EE0073D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dex">
    <w15:presenceInfo w15:providerId="None" w15:userId="Codex"/>
  </w15:person>
  <w15:person w15:author="WPS_1745382907">
    <w15:presenceInfo w15:providerId="WPS Office" w15:userId="82346958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revisionView w:markup="0"/>
  <w:trackRevisions w:val="1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21537A"/>
    <w:rsid w:val="04DD7638"/>
    <w:rsid w:val="0596483F"/>
    <w:rsid w:val="0691317E"/>
    <w:rsid w:val="06DD7C0F"/>
    <w:rsid w:val="07AA637F"/>
    <w:rsid w:val="07B215FB"/>
    <w:rsid w:val="0CAC2B9A"/>
    <w:rsid w:val="0CD96F4A"/>
    <w:rsid w:val="0D985C36"/>
    <w:rsid w:val="0F4731AF"/>
    <w:rsid w:val="103941EB"/>
    <w:rsid w:val="10944070"/>
    <w:rsid w:val="11F56363"/>
    <w:rsid w:val="150177FB"/>
    <w:rsid w:val="15AE3E0A"/>
    <w:rsid w:val="168801D3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A756FA"/>
    <w:rsid w:val="20E56222"/>
    <w:rsid w:val="21932171"/>
    <w:rsid w:val="23D711EC"/>
    <w:rsid w:val="23FC5FB8"/>
    <w:rsid w:val="25576DC4"/>
    <w:rsid w:val="290D4568"/>
    <w:rsid w:val="294D3731"/>
    <w:rsid w:val="298231EA"/>
    <w:rsid w:val="2B3A609F"/>
    <w:rsid w:val="2B762899"/>
    <w:rsid w:val="3025663B"/>
    <w:rsid w:val="32393E38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2BD7B7F"/>
    <w:rsid w:val="44AC50DD"/>
    <w:rsid w:val="450A19D1"/>
    <w:rsid w:val="4594234D"/>
    <w:rsid w:val="45DF48DC"/>
    <w:rsid w:val="46AD34A8"/>
    <w:rsid w:val="484F3E57"/>
    <w:rsid w:val="4BD7025D"/>
    <w:rsid w:val="4C6B33F0"/>
    <w:rsid w:val="4C701556"/>
    <w:rsid w:val="4CD07462"/>
    <w:rsid w:val="4E2D705C"/>
    <w:rsid w:val="50212524"/>
    <w:rsid w:val="51AB479B"/>
    <w:rsid w:val="542773EF"/>
    <w:rsid w:val="54E63D3C"/>
    <w:rsid w:val="5665221F"/>
    <w:rsid w:val="578C7028"/>
    <w:rsid w:val="58DE2BED"/>
    <w:rsid w:val="5A9D7BEB"/>
    <w:rsid w:val="5B5404A1"/>
    <w:rsid w:val="5C3F1B9C"/>
    <w:rsid w:val="5E341674"/>
    <w:rsid w:val="5E97484A"/>
    <w:rsid w:val="5EB629D1"/>
    <w:rsid w:val="5EE94B54"/>
    <w:rsid w:val="61587D6F"/>
    <w:rsid w:val="61CD0651"/>
    <w:rsid w:val="62344338"/>
    <w:rsid w:val="62D17DD9"/>
    <w:rsid w:val="645110EF"/>
    <w:rsid w:val="648E5C09"/>
    <w:rsid w:val="672229B1"/>
    <w:rsid w:val="68B473FF"/>
    <w:rsid w:val="691E364C"/>
    <w:rsid w:val="6AE352CC"/>
    <w:rsid w:val="6DD830E8"/>
    <w:rsid w:val="6DE76703"/>
    <w:rsid w:val="6E433F5B"/>
    <w:rsid w:val="6F0B6421"/>
    <w:rsid w:val="719D3191"/>
    <w:rsid w:val="7254082D"/>
    <w:rsid w:val="72A359D6"/>
    <w:rsid w:val="73AF3484"/>
    <w:rsid w:val="76E557A9"/>
    <w:rsid w:val="799C5C75"/>
    <w:rsid w:val="7A4776B9"/>
    <w:rsid w:val="7B4D0E37"/>
    <w:rsid w:val="7BC9569A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850" w:leftChars="0" w:hanging="453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508" w:hanging="708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6705</Words>
  <Characters>7645</Characters>
  <Lines>0</Lines>
  <Paragraphs>0</Paragraphs>
  <TotalTime>43</TotalTime>
  <ScaleCrop>false</ScaleCrop>
  <LinksUpToDate>false</LinksUpToDate>
  <CharactersWithSpaces>8207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2026-07-16T02:37:18Z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7E2048A424E94D7580340CE4C038B211_13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